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61BC5" w14:textId="06EA9C9E" w:rsidR="00D73714" w:rsidRDefault="00DA6521" w:rsidP="00D73714">
      <w:pPr>
        <w:pStyle w:val="Head"/>
      </w:pPr>
      <w:r>
        <w:t xml:space="preserve">Drugs synergistically affect </w:t>
      </w:r>
      <w:r w:rsidR="00030AD4">
        <w:t>clinical</w:t>
      </w:r>
      <w:r>
        <w:t xml:space="preserve"> outcomes through </w:t>
      </w:r>
      <w:r w:rsidR="00FD1A98">
        <w:t xml:space="preserve">downstream </w:t>
      </w:r>
      <w:r>
        <w:t>protein-protein interaction</w:t>
      </w:r>
      <w:r w:rsidR="00FD1A98">
        <w:t>s</w:t>
      </w:r>
    </w:p>
    <w:p w14:paraId="7BA07A6A" w14:textId="40BACFC7" w:rsidR="00DA6521" w:rsidRPr="00DA6521" w:rsidRDefault="00D73714" w:rsidP="00DA6521">
      <w:pPr>
        <w:pStyle w:val="Authors"/>
      </w:pPr>
      <w:r w:rsidRPr="00987EE5">
        <w:rPr>
          <w:b/>
        </w:rPr>
        <w:t>Authors:</w:t>
      </w:r>
      <w:r w:rsidR="00A23CD5">
        <w:t xml:space="preserve"> </w:t>
      </w:r>
      <w:r w:rsidR="00DA6521">
        <w:t>Jennifer L. Wilson</w:t>
      </w:r>
      <w:r w:rsidR="00DA6521">
        <w:rPr>
          <w:vertAlign w:val="superscript"/>
        </w:rPr>
        <w:t>1</w:t>
      </w:r>
      <w:r w:rsidR="00DA6521">
        <w:t xml:space="preserve">, </w:t>
      </w:r>
      <w:r w:rsidR="00596A9A">
        <w:t>Ethan Steinberg</w:t>
      </w:r>
      <w:r w:rsidR="00596A9A" w:rsidRPr="00596A9A">
        <w:rPr>
          <w:vertAlign w:val="superscript"/>
        </w:rPr>
        <w:t>2</w:t>
      </w:r>
      <w:r w:rsidR="00596A9A">
        <w:t xml:space="preserve">, </w:t>
      </w:r>
      <w:r w:rsidR="00DA6521">
        <w:t>Rebecca Racz</w:t>
      </w:r>
      <w:r w:rsidR="00596A9A">
        <w:rPr>
          <w:vertAlign w:val="superscript"/>
        </w:rPr>
        <w:t>3</w:t>
      </w:r>
      <w:r w:rsidR="00DA6521">
        <w:t xml:space="preserve">, </w:t>
      </w:r>
      <w:proofErr w:type="spellStart"/>
      <w:r w:rsidR="00DA6521">
        <w:t>Oluseyi</w:t>
      </w:r>
      <w:proofErr w:type="spellEnd"/>
      <w:r w:rsidR="00DA6521">
        <w:t xml:space="preserve"> Adeniyi</w:t>
      </w:r>
      <w:r w:rsidR="00596A9A">
        <w:rPr>
          <w:vertAlign w:val="superscript"/>
        </w:rPr>
        <w:t>4</w:t>
      </w:r>
      <w:r w:rsidR="00DA6521">
        <w:t>,</w:t>
      </w:r>
      <w:r w:rsidR="00DA6521" w:rsidRPr="000E006C">
        <w:t xml:space="preserve"> </w:t>
      </w:r>
      <w:proofErr w:type="spellStart"/>
      <w:r w:rsidR="00DA6521">
        <w:t>Jielin</w:t>
      </w:r>
      <w:proofErr w:type="spellEnd"/>
      <w:r w:rsidR="00DA6521">
        <w:t xml:space="preserve"> Sun</w:t>
      </w:r>
      <w:r w:rsidR="00DA6521">
        <w:rPr>
          <w:vertAlign w:val="superscript"/>
        </w:rPr>
        <w:t>3</w:t>
      </w:r>
      <w:r w:rsidR="00596A9A">
        <w:t>4</w:t>
      </w:r>
      <w:r w:rsidR="00DA6521">
        <w:t xml:space="preserve"> Michael Pacanowski</w:t>
      </w:r>
      <w:r w:rsidR="00596A9A">
        <w:rPr>
          <w:vertAlign w:val="superscript"/>
        </w:rPr>
        <w:t>4</w:t>
      </w:r>
      <w:r w:rsidR="00DA6521">
        <w:t>, Russ B. Altman</w:t>
      </w:r>
      <w:r w:rsidR="00DA6521">
        <w:rPr>
          <w:vertAlign w:val="superscript"/>
        </w:rPr>
        <w:t>5</w:t>
      </w:r>
      <w:r w:rsidR="00596A9A">
        <w:rPr>
          <w:vertAlign w:val="superscript"/>
        </w:rPr>
        <w:t>,5</w:t>
      </w:r>
      <w:r w:rsidR="00DA6521">
        <w:t>, Nigam Shah</w:t>
      </w:r>
      <w:r w:rsidR="00DA6521">
        <w:rPr>
          <w:vertAlign w:val="superscript"/>
        </w:rPr>
        <w:t>6</w:t>
      </w:r>
      <w:r w:rsidR="00DA6521">
        <w:t>, Kevin Grimes</w:t>
      </w:r>
      <w:proofErr w:type="gramStart"/>
      <w:r w:rsidR="00DA6521">
        <w:rPr>
          <w:vertAlign w:val="superscript"/>
        </w:rPr>
        <w:t>1,</w:t>
      </w:r>
      <w:r w:rsidR="00DA6521">
        <w:t>*</w:t>
      </w:r>
      <w:proofErr w:type="gramEnd"/>
    </w:p>
    <w:p w14:paraId="0BFA3520" w14:textId="77777777" w:rsidR="00DA6521" w:rsidRDefault="00D73714" w:rsidP="00DA6521">
      <w:pPr>
        <w:pStyle w:val="Authors"/>
        <w:jc w:val="left"/>
        <w:rPr>
          <w:b/>
        </w:rPr>
      </w:pPr>
      <w:r w:rsidRPr="008E391A">
        <w:rPr>
          <w:b/>
        </w:rPr>
        <w:t>Affiliations:</w:t>
      </w:r>
    </w:p>
    <w:p w14:paraId="7B847428" w14:textId="1165DDC9" w:rsidR="00DA6521" w:rsidRPr="00DA6521" w:rsidRDefault="00DA6521" w:rsidP="00DA6521">
      <w:pPr>
        <w:pStyle w:val="Authors"/>
        <w:spacing w:before="0" w:after="0"/>
        <w:jc w:val="left"/>
        <w:rPr>
          <w:b/>
        </w:rPr>
      </w:pPr>
      <w:r>
        <w:rPr>
          <w:vertAlign w:val="superscript"/>
        </w:rPr>
        <w:t xml:space="preserve">1 </w:t>
      </w:r>
      <w:r>
        <w:t xml:space="preserve">Department of Chemical and Systems Biology, </w:t>
      </w:r>
      <w:r w:rsidRPr="0019529F">
        <w:t>Stanford University, Palo Alto California, USA</w:t>
      </w:r>
      <w:r>
        <w:t>.</w:t>
      </w:r>
    </w:p>
    <w:p w14:paraId="2CCF1B6C" w14:textId="1BCAC92F" w:rsidR="00596A9A" w:rsidRPr="00596A9A" w:rsidRDefault="00596A9A" w:rsidP="00DA6521">
      <w:pPr>
        <w:pStyle w:val="Paragraph"/>
        <w:spacing w:before="0"/>
        <w:ind w:firstLine="0"/>
      </w:pPr>
      <w:r>
        <w:rPr>
          <w:vertAlign w:val="superscript"/>
        </w:rPr>
        <w:t xml:space="preserve">2 </w:t>
      </w:r>
      <w:r w:rsidRPr="005440E6">
        <w:t xml:space="preserve">Center </w:t>
      </w:r>
      <w:r>
        <w:t>for Biomedical Informatics Research, Stanford University, Palo Alto California, USA.</w:t>
      </w:r>
    </w:p>
    <w:p w14:paraId="23691C71" w14:textId="3A34BBB1" w:rsidR="00DA6521" w:rsidRDefault="00596A9A" w:rsidP="00DA6521">
      <w:pPr>
        <w:pStyle w:val="Paragraph"/>
        <w:spacing w:before="0"/>
        <w:ind w:firstLine="0"/>
      </w:pPr>
      <w:r>
        <w:rPr>
          <w:vertAlign w:val="superscript"/>
        </w:rPr>
        <w:t>3</w:t>
      </w:r>
      <w:r w:rsidR="00DA6521">
        <w:rPr>
          <w:vertAlign w:val="superscript"/>
        </w:rPr>
        <w:t xml:space="preserve"> </w:t>
      </w:r>
      <w:r w:rsidR="00DA6521" w:rsidRPr="0019529F">
        <w:t>Division of Applied Regulatory Science, US Food and Drug Administration, Silver Spring Maryland, USA</w:t>
      </w:r>
      <w:r w:rsidR="00DA6521">
        <w:t>.</w:t>
      </w:r>
    </w:p>
    <w:p w14:paraId="1274E2E9" w14:textId="3AEA376D" w:rsidR="00DA6521" w:rsidRDefault="00596A9A" w:rsidP="00DA6521">
      <w:pPr>
        <w:pStyle w:val="Paragraph"/>
        <w:spacing w:before="0"/>
        <w:ind w:firstLine="0"/>
      </w:pPr>
      <w:r>
        <w:rPr>
          <w:vertAlign w:val="superscript"/>
        </w:rPr>
        <w:t>4</w:t>
      </w:r>
      <w:r w:rsidR="00DA6521">
        <w:t xml:space="preserve"> </w:t>
      </w:r>
      <w:r w:rsidR="00DA6521" w:rsidRPr="000E006C">
        <w:t>Office of Clinical Pharmacology, Office of Translational Sciences, Center for Drug Evaluation and Research, US Food and Drug Administration, Silver Spring Maryland, USA</w:t>
      </w:r>
      <w:r w:rsidR="00DA6521">
        <w:t>.</w:t>
      </w:r>
    </w:p>
    <w:p w14:paraId="2931BF8A" w14:textId="30F1F999" w:rsidR="00DA6521" w:rsidRDefault="00596A9A" w:rsidP="00DA6521">
      <w:pPr>
        <w:pStyle w:val="Paragraph"/>
        <w:spacing w:before="0"/>
        <w:ind w:firstLine="0"/>
      </w:pPr>
      <w:r>
        <w:rPr>
          <w:vertAlign w:val="superscript"/>
        </w:rPr>
        <w:t>5</w:t>
      </w:r>
      <w:r w:rsidR="00DA6521">
        <w:rPr>
          <w:vertAlign w:val="superscript"/>
        </w:rPr>
        <w:t xml:space="preserve"> </w:t>
      </w:r>
      <w:r w:rsidR="00DA6521" w:rsidRPr="0019529F">
        <w:t>Department of Bioengineering, Stanford University, Palo Alto California, USA</w:t>
      </w:r>
      <w:r w:rsidR="00DA6521">
        <w:t>.</w:t>
      </w:r>
    </w:p>
    <w:p w14:paraId="748DE221" w14:textId="391ABF86" w:rsidR="00DA6521" w:rsidRDefault="00596A9A" w:rsidP="00DA6521">
      <w:pPr>
        <w:pStyle w:val="Paragraph"/>
        <w:spacing w:before="0"/>
        <w:ind w:firstLine="0"/>
      </w:pPr>
      <w:r>
        <w:rPr>
          <w:vertAlign w:val="superscript"/>
        </w:rPr>
        <w:t>6</w:t>
      </w:r>
      <w:r w:rsidR="00DA6521">
        <w:t xml:space="preserve"> </w:t>
      </w:r>
      <w:r w:rsidR="00DA6521" w:rsidRPr="000E006C">
        <w:t>Department</w:t>
      </w:r>
      <w:r w:rsidR="00DA6521">
        <w:t xml:space="preserve"> of Genetics, </w:t>
      </w:r>
      <w:r w:rsidR="00DA6521" w:rsidRPr="0019529F">
        <w:t>Stanford University, Palo Alto California, USA</w:t>
      </w:r>
      <w:r w:rsidR="00DA6521">
        <w:t>.</w:t>
      </w:r>
    </w:p>
    <w:p w14:paraId="780E1047" w14:textId="77777777" w:rsidR="00DA6521" w:rsidRDefault="00DA6521" w:rsidP="00DA6521">
      <w:pPr>
        <w:pStyle w:val="Paragraph"/>
        <w:spacing w:before="0"/>
        <w:ind w:firstLine="0"/>
      </w:pPr>
      <w:r>
        <w:t>*To whom correspondence should be addressed:  kgrimes@stanford.edu</w:t>
      </w:r>
    </w:p>
    <w:p w14:paraId="6BE2CD5D" w14:textId="77777777" w:rsidR="00DA6521" w:rsidRDefault="00DA6521" w:rsidP="00D73714">
      <w:pPr>
        <w:pStyle w:val="AbstractSummary"/>
        <w:rPr>
          <w:b/>
        </w:rPr>
      </w:pPr>
    </w:p>
    <w:p w14:paraId="6E496638" w14:textId="094BBAA7" w:rsidR="0022525A" w:rsidRPr="00FA6EED" w:rsidRDefault="00D73714" w:rsidP="00D73714">
      <w:pPr>
        <w:pStyle w:val="AbstractSummary"/>
        <w:rPr>
          <w:highlight w:val="yellow"/>
        </w:rPr>
      </w:pPr>
      <w:r w:rsidRPr="00987EE5">
        <w:rPr>
          <w:b/>
        </w:rPr>
        <w:t>Abstract</w:t>
      </w:r>
      <w:r w:rsidRPr="00755125">
        <w:rPr>
          <w:b/>
        </w:rPr>
        <w:t>:</w:t>
      </w:r>
      <w:r>
        <w:t xml:space="preserve"> </w:t>
      </w:r>
      <w:r w:rsidR="00726833">
        <w:t>In some cases, drug combinations cause adverse outcomes</w:t>
      </w:r>
      <w:r w:rsidR="00DA6521">
        <w:t xml:space="preserve"> </w:t>
      </w:r>
      <w:r w:rsidR="00726833">
        <w:t xml:space="preserve">by binding </w:t>
      </w:r>
      <w:r w:rsidR="001D17E9">
        <w:t>the</w:t>
      </w:r>
      <w:r w:rsidR="00726833">
        <w:t xml:space="preserve"> </w:t>
      </w:r>
      <w:r w:rsidR="001D17E9">
        <w:t xml:space="preserve">same </w:t>
      </w:r>
      <w:r w:rsidR="00726833">
        <w:t>protein</w:t>
      </w:r>
      <w:r w:rsidR="002D4EAD">
        <w:t>;</w:t>
      </w:r>
      <w:r w:rsidR="00726833">
        <w:t xml:space="preserve"> h</w:t>
      </w:r>
      <w:r w:rsidR="00DA6521">
        <w:t xml:space="preserve">owever, drug-binding proteins </w:t>
      </w:r>
      <w:r w:rsidR="001D17E9">
        <w:t>are associated</w:t>
      </w:r>
      <w:r w:rsidR="00726833">
        <w:t xml:space="preserve"> through </w:t>
      </w:r>
      <w:r w:rsidR="00DA6521">
        <w:t>protein-protein interaction networks within the cell, suggesting that adverse outcomes could result from long-range</w:t>
      </w:r>
      <w:r w:rsidR="00C30D1B">
        <w:t xml:space="preserve">, </w:t>
      </w:r>
      <w:r w:rsidR="00DA6521">
        <w:t>network effects.</w:t>
      </w:r>
      <w:r w:rsidR="001D17E9">
        <w:t xml:space="preserve"> We first used protein-</w:t>
      </w:r>
      <w:r w:rsidR="00F96EA5">
        <w:t xml:space="preserve">protein </w:t>
      </w:r>
      <w:r w:rsidR="001D17E9">
        <w:t xml:space="preserve">interaction network analysis to classify drugs based on proteins downstream of </w:t>
      </w:r>
      <w:r w:rsidR="00F96EA5">
        <w:t>their</w:t>
      </w:r>
      <w:r w:rsidR="001D17E9">
        <w:t xml:space="preserve"> targets and predicted drug</w:t>
      </w:r>
      <w:r w:rsidR="00F96EA5">
        <w:t xml:space="preserve"> </w:t>
      </w:r>
      <w:r w:rsidR="001D17E9">
        <w:t xml:space="preserve">combination effects where drugs shared network proteins but had distinct </w:t>
      </w:r>
      <w:r w:rsidR="002A633D">
        <w:t>binding</w:t>
      </w:r>
      <w:r w:rsidR="001D17E9">
        <w:t xml:space="preserve"> proteins</w:t>
      </w:r>
      <w:r w:rsidR="002A633D">
        <w:t xml:space="preserve"> (</w:t>
      </w:r>
      <w:proofErr w:type="gramStart"/>
      <w:r w:rsidR="002A633D">
        <w:t>e.g.</w:t>
      </w:r>
      <w:proofErr w:type="gramEnd"/>
      <w:r w:rsidR="002A633D">
        <w:t xml:space="preserve"> targets, enzymes, or transporters)</w:t>
      </w:r>
      <w:r w:rsidR="001D17E9">
        <w:t>.</w:t>
      </w:r>
      <w:r w:rsidR="00DA6521">
        <w:t xml:space="preserve"> </w:t>
      </w:r>
      <w:r w:rsidR="00FA6EED">
        <w:t xml:space="preserve">While </w:t>
      </w:r>
      <w:proofErr w:type="gramStart"/>
      <w:r w:rsidR="00FA6EED">
        <w:t>the majority of</w:t>
      </w:r>
      <w:proofErr w:type="gramEnd"/>
      <w:r w:rsidR="00FA6EED">
        <w:t xml:space="preserve"> predicted drug combinations are rarely prescribed, we had an </w:t>
      </w:r>
      <w:r w:rsidR="00FA6EED" w:rsidRPr="007D4B43">
        <w:t>8</w:t>
      </w:r>
      <w:r w:rsidR="00EB4C40" w:rsidRPr="007D4B43">
        <w:t>0</w:t>
      </w:r>
      <w:r w:rsidR="00FA6EED" w:rsidRPr="007D4B43">
        <w:t>.</w:t>
      </w:r>
      <w:r w:rsidR="00EB4C40" w:rsidRPr="007D4B43">
        <w:t>7</w:t>
      </w:r>
      <w:r w:rsidR="00FA6EED" w:rsidRPr="007D4B43">
        <w:t xml:space="preserve">% sensitivity for predicting rare </w:t>
      </w:r>
      <w:r w:rsidR="002A633D" w:rsidRPr="007D4B43">
        <w:t xml:space="preserve">drug </w:t>
      </w:r>
      <w:r w:rsidR="00FA6EED" w:rsidRPr="007D4B43">
        <w:t xml:space="preserve">combination </w:t>
      </w:r>
      <w:r w:rsidR="002A633D" w:rsidRPr="007D4B43">
        <w:t xml:space="preserve">effects </w:t>
      </w:r>
      <w:r w:rsidR="00FA6EED" w:rsidRPr="007D4B43">
        <w:t xml:space="preserve">documented in gold-standard datasets. We further measured the effect of predicted drug combinations on adverse outcomes using novel observational studies in the electronic health record and </w:t>
      </w:r>
      <w:r w:rsidR="00AC28EE" w:rsidRPr="007D4B43">
        <w:t>tested</w:t>
      </w:r>
      <w:r w:rsidR="00FA6EED" w:rsidRPr="007D4B43">
        <w:t xml:space="preserve"> predictions for </w:t>
      </w:r>
      <w:r w:rsidR="00AC28EE" w:rsidRPr="007D4B43">
        <w:t>10</w:t>
      </w:r>
      <w:r w:rsidR="00FA6EED" w:rsidRPr="007D4B43">
        <w:t xml:space="preserve"> network-drug classes on </w:t>
      </w:r>
      <w:r w:rsidR="00AC28EE" w:rsidRPr="007D4B43">
        <w:t>5</w:t>
      </w:r>
      <w:r w:rsidR="00FA6EED" w:rsidRPr="007D4B43">
        <w:t xml:space="preserve"> adverse outcomes. </w:t>
      </w:r>
      <w:r w:rsidR="0022525A" w:rsidRPr="007D4B43">
        <w:t xml:space="preserve">These results demonstrate a novel paradigm for </w:t>
      </w:r>
      <w:r w:rsidR="00FA6EED" w:rsidRPr="007D4B43">
        <w:t>anticipating</w:t>
      </w:r>
      <w:r w:rsidR="00531FB1" w:rsidRPr="007D4B43">
        <w:t xml:space="preserve"> drug </w:t>
      </w:r>
      <w:r w:rsidR="004E4087" w:rsidRPr="007D4B43">
        <w:t>synergistic</w:t>
      </w:r>
      <w:r w:rsidR="00531FB1" w:rsidRPr="007D4B43">
        <w:t xml:space="preserve"> effects</w:t>
      </w:r>
      <w:r w:rsidR="00FA6EED" w:rsidRPr="007D4B43">
        <w:t xml:space="preserve"> using proteins downstream of drug </w:t>
      </w:r>
      <w:proofErr w:type="spellStart"/>
      <w:r w:rsidR="00FA6EED" w:rsidRPr="007D4B43">
        <w:t>tagets</w:t>
      </w:r>
      <w:proofErr w:type="spellEnd"/>
      <w:r w:rsidR="004E4087" w:rsidRPr="007D4B43">
        <w:t>.</w:t>
      </w:r>
    </w:p>
    <w:p w14:paraId="5DC4BCF3" w14:textId="77777777" w:rsidR="00F0728C" w:rsidRDefault="00F0728C" w:rsidP="00C13940">
      <w:pPr>
        <w:pStyle w:val="Teaser"/>
        <w:rPr>
          <w:b/>
        </w:rPr>
      </w:pPr>
    </w:p>
    <w:p w14:paraId="4796FFFA" w14:textId="2C21C718" w:rsidR="00C13940" w:rsidRDefault="00D73714" w:rsidP="00C13940">
      <w:pPr>
        <w:pStyle w:val="Teaser"/>
      </w:pPr>
      <w:r w:rsidRPr="00D47899">
        <w:rPr>
          <w:b/>
        </w:rPr>
        <w:t>One Sentence Summary:</w:t>
      </w:r>
      <w:r>
        <w:rPr>
          <w:b/>
        </w:rPr>
        <w:t xml:space="preserve"> </w:t>
      </w:r>
      <w:r w:rsidR="00A439D5" w:rsidRPr="00A439D5">
        <w:rPr>
          <w:bCs/>
        </w:rPr>
        <w:t>We predicted adverse outcomes</w:t>
      </w:r>
      <w:r w:rsidR="00A439D5">
        <w:rPr>
          <w:bCs/>
        </w:rPr>
        <w:t xml:space="preserve"> for drug combinations using p</w:t>
      </w:r>
      <w:r w:rsidR="0022525A" w:rsidRPr="00A439D5">
        <w:rPr>
          <w:bCs/>
        </w:rPr>
        <w:t>rotein</w:t>
      </w:r>
      <w:r w:rsidR="0022525A">
        <w:t xml:space="preserve">-protein interactions </w:t>
      </w:r>
      <w:r w:rsidR="00A439D5">
        <w:t>downstream of</w:t>
      </w:r>
      <w:r w:rsidR="0022525A">
        <w:t xml:space="preserve"> drug targets</w:t>
      </w:r>
      <w:r w:rsidR="00A439D5">
        <w:t>.</w:t>
      </w:r>
    </w:p>
    <w:p w14:paraId="26DFA270" w14:textId="77777777" w:rsidR="00A439D5" w:rsidRDefault="00A439D5" w:rsidP="00C13940">
      <w:pPr>
        <w:pStyle w:val="Teaser"/>
      </w:pPr>
    </w:p>
    <w:p w14:paraId="5E36772E" w14:textId="77777777" w:rsidR="00010EA6" w:rsidRDefault="00D73714" w:rsidP="00DD225C">
      <w:pPr>
        <w:pStyle w:val="Teaser"/>
        <w:rPr>
          <w:b/>
        </w:rPr>
      </w:pPr>
      <w:r w:rsidRPr="00B13B3D">
        <w:rPr>
          <w:b/>
        </w:rPr>
        <w:t xml:space="preserve">Main Text: </w:t>
      </w:r>
    </w:p>
    <w:p w14:paraId="000AEA7E" w14:textId="02EEA481" w:rsidR="008D72AC" w:rsidRDefault="00E75439" w:rsidP="00E86F9B">
      <w:pPr>
        <w:pStyle w:val="Teaser"/>
      </w:pPr>
      <w:r>
        <w:t>Using</w:t>
      </w:r>
      <w:r w:rsidR="007E302E">
        <w:t xml:space="preserve"> </w:t>
      </w:r>
      <w:r w:rsidR="003053B4">
        <w:rPr>
          <w:i/>
          <w:iCs/>
        </w:rPr>
        <w:t xml:space="preserve">in silico </w:t>
      </w:r>
      <w:r w:rsidR="003053B4">
        <w:t xml:space="preserve">methods, such </w:t>
      </w:r>
      <w:r w:rsidR="00267307">
        <w:t>protein-protein interaction (PPI)</w:t>
      </w:r>
      <w:r>
        <w:t xml:space="preserve"> network models</w:t>
      </w:r>
      <w:r w:rsidR="003053B4">
        <w:t>,</w:t>
      </w:r>
      <w:r w:rsidR="00267307">
        <w:t xml:space="preserve"> to anticipate drug effects</w:t>
      </w:r>
      <w:r w:rsidR="00596A9A">
        <w:t xml:space="preserve"> </w:t>
      </w:r>
      <w:r w:rsidR="00267307">
        <w:t>is</w:t>
      </w:r>
      <w:r w:rsidR="00596A9A">
        <w:t xml:space="preserve"> attractive</w:t>
      </w:r>
      <w:r w:rsidR="00267307">
        <w:t xml:space="preserve"> </w:t>
      </w:r>
      <w:r w:rsidR="00324234">
        <w:t>because of</w:t>
      </w:r>
      <w:r w:rsidR="00267307">
        <w:t xml:space="preserve"> the relative ease and scale of </w:t>
      </w:r>
      <w:r w:rsidR="00324234">
        <w:t xml:space="preserve">these methods for </w:t>
      </w:r>
      <w:r w:rsidR="00267307">
        <w:t>making predictions</w:t>
      </w:r>
      <w:r w:rsidR="00324234">
        <w:t>. T</w:t>
      </w:r>
      <w:r w:rsidR="00267307">
        <w:t xml:space="preserve">hese approaches have successfully predicted </w:t>
      </w:r>
      <w:r w:rsidR="00C81652">
        <w:t xml:space="preserve">opportunities for </w:t>
      </w:r>
      <w:r w:rsidR="00267307">
        <w:t xml:space="preserve">drug repurposing </w:t>
      </w:r>
      <w:r w:rsidR="005755A6">
        <w:rPr>
          <w:rFonts w:eastAsia="Calibri"/>
        </w:rPr>
        <w:fldChar w:fldCharType="begin"/>
      </w:r>
      <w:r w:rsidR="005755A6">
        <w:rPr>
          <w:rFonts w:eastAsia="Calibri"/>
        </w:rPr>
        <w:instrText xml:space="preserve"> ADDIN PAPERS2_CITATIONS &lt;citation&gt;&lt;priority&gt;0&lt;/priority&gt;&lt;uuid&gt;A23473AE-2331-4920-8910-76D17ABA0A87&lt;/uuid&gt;&lt;publications&gt;&lt;publication&gt;&lt;subtype&gt;400&lt;/subtype&gt;&lt;title&gt;Network-based in silico drug efficacy screening.&lt;/title&gt;&lt;url&gt;http://www.nature.com/doifinder/10.1038/ncomms10331&lt;/url&gt;&lt;volume&gt;7&lt;/volume&gt;&lt;publication_date&gt;99201602011200000000222000&lt;/publication_date&gt;&lt;uuid&gt;ECAB8555-B4A9-4469-880D-57D1A1F61107&lt;/uuid&gt;&lt;type&gt;400&lt;/type&gt;&lt;accepted_date&gt;99201511291200000000222000&lt;/accepted_date&gt;&lt;number&gt;1&lt;/number&gt;&lt;citekey&gt;Guney:2016ii&lt;/citekey&gt;&lt;submission_date&gt;99201505071200000000222000&lt;/submission_date&gt;&lt;doi&gt;10.1038/ncomms10331&lt;/doi&gt;&lt;institution&gt;Center for Complex Networks Research (CCNR) and Department of Physics, Northeastern University, 177 Huntington Avenue, 11th floor, Boston, Massachusetts 02115, USA.&lt;/institution&gt;&lt;startpage&gt;10331&lt;/startpage&gt;&lt;bundle&gt;&lt;publication&gt;&lt;title&gt;Nature communications&lt;/title&gt;&lt;uuid&gt;4C0A7D90-D869-4B09-BC94-545C7A809D03&lt;/uuid&gt;&lt;subtype&gt;-100&lt;/subtype&gt;&lt;publisher&gt;Nature Publishing Group&lt;/publisher&gt;&lt;type&gt;-100&lt;/type&gt;&lt;/publication&gt;&lt;/bundle&gt;&lt;authors&gt;&lt;author&gt;&lt;lastName&gt;Guney&lt;/lastName&gt;&lt;firstName&gt;Emre&lt;/firstName&gt;&lt;/author&gt;&lt;author&gt;&lt;lastName&gt;Menche&lt;/lastName&gt;&lt;firstName&gt;Jörg&lt;/firstName&gt;&lt;/author&gt;&lt;author&gt;&lt;lastName&gt;Vidal&lt;/lastName&gt;&lt;firstName&gt;Marc&lt;/firstName&gt;&lt;/author&gt;&lt;author&gt;&lt;lastName&gt;Barabási&lt;/lastName&gt;&lt;firstName&gt;Albert-László&lt;/firstName&gt;&lt;/author&gt;&lt;/authors&gt;&lt;/publication&gt;&lt;publication&gt;&lt;subtype&gt;400&lt;/subtype&gt;&lt;publisher&gt;Public Library of Science&lt;/publisher&gt;&lt;title&gt;PathFX provides mechanistic insights into drug efficacy and safety for regulatory review and therapeutic development&lt;/title&gt;&lt;url&gt;http://dx.plos.org/10.1371/journal.pcbi.1006614&lt;/url&gt;&lt;volume&gt;14&lt;/volume&gt;&lt;publication_date&gt;99201812071200000000222000&lt;/publication_date&gt;&lt;uuid&gt;89BF45B4-E71F-4B4A-A87F-72D061E7508F&lt;/uuid&gt;&lt;type&gt;400&lt;/type&gt;&lt;number&gt;12&lt;/number&gt;&lt;doi&gt;10.1371/journal.pcbi.1006614&lt;/doi&gt;&lt;startpage&gt;e1006614&lt;/startpage&gt;&lt;endpage&gt;27&lt;/endpage&gt;&lt;bundle&gt;&lt;publication&gt;&lt;title&gt;PLoS computational biology&lt;/title&gt;&lt;uuid&gt;5FC795DD-E0AD-400C-97E6-117626AACE93&lt;/uuid&gt;&lt;subtype&gt;-100&lt;/subtype&gt;&lt;publisher&gt;Public Library of Science&lt;/publisher&gt;&lt;type&gt;-100&lt;/type&gt;&lt;citekey&gt;Anonymous:S/hY2jPn&lt;/citekey&gt;&lt;/publication&gt;&lt;/bundle&gt;&lt;authors&gt;&lt;author&gt;&lt;lastName&gt;Wilson&lt;/lastName&gt;&lt;firstName&gt;Jennifer&lt;/firstName&gt;&lt;middleNames&gt;L&lt;/middleNames&gt;&lt;/author&gt;&lt;author&gt;&lt;lastName&gt;Racz&lt;/lastName&gt;&lt;firstName&gt;Rebecca&lt;/firstName&gt;&lt;/author&gt;&lt;author&gt;&lt;lastName&gt;Liu&lt;/lastName&gt;&lt;firstName&gt;Tianyun&lt;/firstName&gt;&lt;/author&gt;&lt;author&gt;&lt;lastName&gt;Adeniyi&lt;/lastName&gt;&lt;firstName&gt;Oluseyi&lt;/firstName&gt;&lt;/author&gt;&lt;author&gt;&lt;lastName&gt;Sun&lt;/lastName&gt;&lt;firstName&gt;Jielin&lt;/firstName&gt;&lt;/author&gt;&lt;author&gt;&lt;lastName&gt;Ramamoorthy&lt;/lastName&gt;&lt;firstName&gt;Anuradha&lt;/firstName&gt;&lt;/author&gt;&lt;author&gt;&lt;lastName&gt;Pacanowski&lt;/lastName&gt;&lt;firstName&gt;Michael&lt;/firstName&gt;&lt;/author&gt;&lt;author&gt;&lt;lastName&gt;Altman&lt;/lastName&gt;&lt;firstName&gt;Russ&lt;/firstName&gt;&lt;/author&gt;&lt;/authors&gt;&lt;editors&gt;&lt;author&gt;&lt;lastName&gt;Schlessinger&lt;/lastName&gt;&lt;firstName&gt;Avner&lt;/firstName&gt;&lt;/author&gt;&lt;/editors&gt;&lt;/publication&gt;&lt;publication&gt;&lt;subtype&gt;400&lt;/subtype&gt;&lt;publisher&gt;Nature Publishing Group&lt;/publisher&gt;&lt;title&gt;Network-based approach to prediction and population-based validation of in silico drug repurposing&lt;/title&gt;&lt;url&gt;https://www.nature.com/articles/s41467-018-05116-5&lt;/url&gt;&lt;volume&gt;9&lt;/volume&gt;&lt;publication_date&gt;99201807121200000000222000&lt;/publication_date&gt;&lt;uuid&gt;99927F7E-CABC-4C8C-A38B-3BB0AD94068B&lt;/uuid&gt;&lt;type&gt;400&lt;/type&gt;&lt;number&gt;1&lt;/number&gt;&lt;doi&gt;10.1038/s41467-018-05116-5&lt;/doi&gt;&lt;startpage&gt;1&lt;/startpage&gt;&lt;endpage&gt;12&lt;/endpage&gt;&lt;bundle&gt;&lt;publication&gt;&lt;title&gt;Nature communications&lt;/title&gt;&lt;uuid&gt;4C0A7D90-D869-4B09-BC94-545C7A809D03&lt;/uuid&gt;&lt;subtype&gt;-100&lt;/subtype&gt;&lt;publisher&gt;Nature Publishing Group&lt;/publisher&gt;&lt;type&gt;-100&lt;/type&gt;&lt;/publication&gt;&lt;/bundle&gt;&lt;authors&gt;&lt;author&gt;&lt;lastName&gt;Cheng&lt;/lastName&gt;&lt;firstName&gt;Feixiong&lt;/firstName&gt;&lt;/author&gt;&lt;author&gt;&lt;lastName&gt;Desai&lt;/lastName&gt;&lt;firstName&gt;Rishi&lt;/firstName&gt;&lt;middleNames&gt;J&lt;/middleNames&gt;&lt;/author&gt;&lt;author&gt;&lt;lastName&gt;Handy&lt;/lastName&gt;&lt;firstName&gt;Diane&lt;/firstName&gt;&lt;middleNames&gt;E&lt;/middleNames&gt;&lt;/author&gt;&lt;author&gt;&lt;lastName&gt;Wang&lt;/lastName&gt;&lt;firstName&gt;Ruisheng&lt;/firstName&gt;&lt;/author&gt;&lt;author&gt;&lt;lastName&gt;Schneeweiss&lt;/lastName&gt;&lt;firstName&gt;Sebastian&lt;/firstName&gt;&lt;/author&gt;&lt;author&gt;&lt;lastName&gt;Barabási&lt;/lastName&gt;&lt;firstName&gt;Albert-László&lt;/firstName&gt;&lt;/author&gt;&lt;author&gt;&lt;lastName&gt;Loscalzo&lt;/lastName&gt;&lt;firstName&gt;Joseph&lt;/firstName&gt;&lt;/author&gt;&lt;/authors&gt;&lt;/publication&gt;&lt;publication&gt;&lt;subtype&gt;400&lt;/subtype&gt;&lt;publisher&gt;National Academy of Sciences&lt;/publisher&gt;&lt;title&gt;Network medicine framework for identifying drug-repurposing opportunities for COVID-19.&lt;/title&gt;&lt;url&gt;https://www.pnas.org/content/118/19/e2025581118.abstract&lt;/url&gt;&lt;volume&gt;118&lt;/volume&gt;&lt;publication_date&gt;99202105111200000000222000&lt;/publication_date&gt;&lt;uuid&gt;E87E196E-7E9D-4C8D-AEDC-BDCDD5535DE4&lt;/uuid&gt;&lt;type&gt;400&lt;/type&gt;&lt;number&gt;19&lt;/number&gt;&lt;doi&gt;10.1073/pnas.2025581118&lt;/doi&gt;&lt;institution&gt;Network Science Institute, Northeastern University, Boston, MA 02115.&lt;/institution&gt;&lt;bundle&gt;&lt;publication&gt;&lt;title&gt;Proceedings of the National Academy of Sciences of the United States of America&lt;/title&gt;&lt;uuid&gt;064F722D-D4BD-4E43-B4B4-786773218B91&lt;/uuid&gt;&lt;subtype&gt;-100&lt;/subtype&gt;&lt;type&gt;-100&lt;/type&gt;&lt;/publication&gt;&lt;/bundle&gt;&lt;authors&gt;&lt;author&gt;&lt;lastName&gt;Morselli Gysi&lt;/lastName&gt;&lt;firstName&gt;Deisy&lt;/firstName&gt;&lt;/author&gt;&lt;author&gt;&lt;lastName&gt;Valle&lt;/lastName&gt;&lt;nonDroppingParticle&gt;do&lt;/nonDroppingParticle&gt;&lt;firstName&gt;Ítalo&lt;/firstName&gt;&lt;/author&gt;&lt;author&gt;&lt;lastName&gt;Zitnik&lt;/lastName&gt;&lt;firstName&gt;Marinka&lt;/firstName&gt;&lt;/author&gt;&lt;author&gt;&lt;lastName&gt;Ameli&lt;/lastName&gt;&lt;firstName&gt;Asher&lt;/firstName&gt;&lt;/author&gt;&lt;author&gt;&lt;lastName&gt;Gan&lt;/lastName&gt;&lt;firstName&gt;Xiao&lt;/firstName&gt;&lt;/author&gt;&lt;author&gt;&lt;lastName&gt;Varol&lt;/lastName&gt;&lt;firstName&gt;Onur&lt;/firstName&gt;&lt;/author&gt;&lt;author&gt;&lt;lastName&gt;Ghiassian&lt;/lastName&gt;&lt;firstName&gt;Susan&lt;/firstName&gt;&lt;middleNames&gt;Dina&lt;/middleNames&gt;&lt;/author&gt;&lt;author&gt;&lt;lastName&gt;Patten&lt;/lastName&gt;&lt;firstName&gt;J&lt;/firstName&gt;&lt;middleNames&gt;J&lt;/middleNames&gt;&lt;/author&gt;&lt;author&gt;&lt;lastName&gt;Davey&lt;/lastName&gt;&lt;firstName&gt;Robert&lt;/firstName&gt;&lt;middleNames&gt;A&lt;/middleNames&gt;&lt;/author&gt;&lt;author&gt;&lt;lastName&gt;Loscalzo&lt;/lastName&gt;&lt;firstName&gt;Joseph&lt;/firstName&gt;&lt;/author&gt;&lt;author&gt;&lt;lastName&gt;Barabási&lt;/lastName&gt;&lt;firstName&gt;Albert-László&lt;/firstName&gt;&lt;/author&gt;&lt;/authors&gt;&lt;/publication&gt;&lt;/publications&gt;&lt;cites&gt;&lt;/cites&gt;&lt;/citation&gt;</w:instrText>
      </w:r>
      <w:r w:rsidR="005755A6">
        <w:rPr>
          <w:rFonts w:eastAsia="Calibri"/>
        </w:rPr>
        <w:fldChar w:fldCharType="separate"/>
      </w:r>
      <w:r w:rsidR="005755A6">
        <w:rPr>
          <w:rFonts w:eastAsia="Calibri"/>
        </w:rPr>
        <w:t>(</w:t>
      </w:r>
      <w:r w:rsidR="005755A6">
        <w:rPr>
          <w:rFonts w:eastAsia="Calibri"/>
          <w:i/>
          <w:iCs/>
        </w:rPr>
        <w:t>1</w:t>
      </w:r>
      <w:r w:rsidR="005755A6">
        <w:rPr>
          <w:rFonts w:eastAsia="Calibri"/>
        </w:rPr>
        <w:t>-</w:t>
      </w:r>
      <w:r w:rsidR="005755A6">
        <w:rPr>
          <w:rFonts w:eastAsia="Calibri"/>
          <w:i/>
          <w:iCs/>
        </w:rPr>
        <w:t>4</w:t>
      </w:r>
      <w:r w:rsidR="005755A6">
        <w:rPr>
          <w:rFonts w:eastAsia="Calibri"/>
        </w:rPr>
        <w:t>)</w:t>
      </w:r>
      <w:r w:rsidR="005755A6">
        <w:rPr>
          <w:rFonts w:eastAsia="Calibri"/>
        </w:rPr>
        <w:fldChar w:fldCharType="end"/>
      </w:r>
      <w:r w:rsidR="00267307">
        <w:rPr>
          <w:rFonts w:eastAsia="Calibri"/>
        </w:rPr>
        <w:t xml:space="preserve">, </w:t>
      </w:r>
      <w:r w:rsidR="00E971DA">
        <w:rPr>
          <w:rFonts w:eastAsia="Calibri"/>
        </w:rPr>
        <w:t>for</w:t>
      </w:r>
      <w:r w:rsidR="00267307">
        <w:rPr>
          <w:rFonts w:eastAsia="Calibri"/>
        </w:rPr>
        <w:t xml:space="preserve"> </w:t>
      </w:r>
      <w:r w:rsidR="00C81652">
        <w:rPr>
          <w:rFonts w:eastAsia="Calibri"/>
        </w:rPr>
        <w:t>treating</w:t>
      </w:r>
      <w:r w:rsidR="00267307">
        <w:rPr>
          <w:rFonts w:eastAsia="Calibri"/>
        </w:rPr>
        <w:t xml:space="preserve"> co-morbid conditions </w:t>
      </w:r>
      <w:r w:rsidR="005755A6">
        <w:rPr>
          <w:rFonts w:eastAsia="Calibri"/>
        </w:rPr>
        <w:fldChar w:fldCharType="begin"/>
      </w:r>
      <w:r w:rsidR="005755A6">
        <w:rPr>
          <w:rFonts w:eastAsia="Calibri"/>
        </w:rPr>
        <w:instrText xml:space="preserve"> ADDIN PAPERS2_CITATIONS &lt;citation&gt;&lt;priority&gt;1&lt;/priority&gt;&lt;uuid&gt;6CC2435D-7198-4E46-B584-95DBAB579458&lt;/uuid&gt;&lt;publications&gt;&lt;publication&gt;&lt;subtype&gt;400&lt;/subtype&gt;&lt;publisher&gt;Multidisciplinary Digital Publishing Institute&lt;/publisher&gt;&lt;title&gt;Proximal Pathway Enrichment Analysis for Targeting Comorbid Diseases via Network Endopharmacology&lt;/title&gt;&lt;url&gt;http://www.mdpi.com/1424-8247/11/3/61&lt;/url&gt;&lt;volume&gt;11&lt;/volume&gt;&lt;publication_date&gt;99201809001200000000220000&lt;/publication_date&gt;&lt;uuid&gt;F958ADF4-F108-4EB4-85E0-C7262D0C609E&lt;/uuid&gt;&lt;type&gt;400&lt;/type&gt;&lt;number&gt;3&lt;/number&gt;&lt;doi&gt;10.3390/ph11030061&lt;/doi&gt;&lt;startpage&gt;61&lt;/startpage&gt;&lt;endpage&gt;18&lt;/endpage&gt;&lt;bundle&gt;&lt;publication&gt;&lt;title&gt;Pharmaceuticals&lt;/title&gt;&lt;uuid&gt;B0093E82-45D3-46C9-9C68-E0D5F7CE7C04&lt;/uuid&gt;&lt;subtype&gt;-100&lt;/subtype&gt;&lt;type&gt;-100&lt;/type&gt;&lt;/publication&gt;&lt;/bundle&gt;&lt;authors&gt;&lt;author&gt;&lt;lastName&gt;Aguirre-Plans&lt;/lastName&gt;&lt;firstName&gt;Joaquim&lt;/firstName&gt;&lt;/author&gt;&lt;author&gt;&lt;lastName&gt;Piñero&lt;/lastName&gt;&lt;firstName&gt;Janet&lt;/firstName&gt;&lt;/author&gt;&lt;author&gt;&lt;lastName&gt;Menche&lt;/lastName&gt;&lt;firstName&gt;Jörg&lt;/firstName&gt;&lt;/author&gt;&lt;author&gt;&lt;lastName&gt;Sanz&lt;/lastName&gt;&lt;firstName&gt;Ferran&lt;/firstName&gt;&lt;/author&gt;&lt;author&gt;&lt;lastName&gt;Furlong&lt;/lastName&gt;&lt;firstName&gt;Laura&lt;/firstName&gt;&lt;/author&gt;&lt;author&gt;&lt;lastName&gt;Schmidt&lt;/lastName&gt;&lt;firstName&gt;Harald&lt;/firstName&gt;&lt;/author&gt;&lt;author&gt;&lt;lastName&gt;Oliva&lt;/lastName&gt;&lt;firstName&gt;Baldo&lt;/firstName&gt;&lt;/author&gt;&lt;author&gt;&lt;lastName&gt;Guney&lt;/lastName&gt;&lt;firstName&gt;Emre&lt;/firstName&gt;&lt;/author&gt;&lt;/authors&gt;&lt;/publication&gt;&lt;/publications&gt;&lt;cites&gt;&lt;/cites&gt;&lt;/citation&gt;</w:instrText>
      </w:r>
      <w:r w:rsidR="005755A6">
        <w:rPr>
          <w:rFonts w:eastAsia="Calibri"/>
        </w:rPr>
        <w:fldChar w:fldCharType="separate"/>
      </w:r>
      <w:r w:rsidR="005755A6">
        <w:rPr>
          <w:rFonts w:eastAsia="Calibri"/>
        </w:rPr>
        <w:t>(</w:t>
      </w:r>
      <w:r w:rsidR="005755A6">
        <w:rPr>
          <w:rFonts w:eastAsia="Calibri"/>
          <w:i/>
          <w:iCs/>
        </w:rPr>
        <w:t>5</w:t>
      </w:r>
      <w:r w:rsidR="005755A6">
        <w:rPr>
          <w:rFonts w:eastAsia="Calibri"/>
        </w:rPr>
        <w:t>)</w:t>
      </w:r>
      <w:r w:rsidR="005755A6">
        <w:rPr>
          <w:rFonts w:eastAsia="Calibri"/>
        </w:rPr>
        <w:fldChar w:fldCharType="end"/>
      </w:r>
      <w:r w:rsidR="00267307">
        <w:rPr>
          <w:rFonts w:eastAsia="Calibri"/>
        </w:rPr>
        <w:t xml:space="preserve">, </w:t>
      </w:r>
      <w:r w:rsidR="00C81652">
        <w:rPr>
          <w:rFonts w:eastAsia="Calibri"/>
        </w:rPr>
        <w:t>for identifying</w:t>
      </w:r>
      <w:r w:rsidR="00267307">
        <w:rPr>
          <w:rFonts w:eastAsia="Calibri"/>
        </w:rPr>
        <w:t xml:space="preserve"> </w:t>
      </w:r>
      <w:r w:rsidR="00F96EA5">
        <w:rPr>
          <w:rFonts w:eastAsia="Calibri"/>
        </w:rPr>
        <w:t>drug-drug interactions (DDIs)</w:t>
      </w:r>
      <w:r w:rsidR="00267307">
        <w:rPr>
          <w:rFonts w:eastAsia="Calibri"/>
        </w:rPr>
        <w:t xml:space="preserve"> </w:t>
      </w:r>
      <w:r w:rsidR="005755A6">
        <w:rPr>
          <w:rFonts w:eastAsia="Calibri"/>
        </w:rPr>
        <w:fldChar w:fldCharType="begin"/>
      </w:r>
      <w:r w:rsidR="005755A6">
        <w:rPr>
          <w:rFonts w:eastAsia="Calibri"/>
        </w:rPr>
        <w:instrText xml:space="preserve"> ADDIN PAPERS2_CITATIONS &lt;citation&gt;&lt;priority&gt;2&lt;/priority&gt;&lt;uuid&gt;70687101-7D2A-417E-8BFC-0E973E620902&lt;/uuid&gt;&lt;publications&gt;&lt;publication&gt;&lt;subtype&gt;400&lt;/subtype&gt;&lt;title&gt;Modeling polypharmacy side effects with graph convolutional networks.&lt;/title&gt;&lt;url&gt;https://academic.oup.com/bioinformatics/article/34/13/i457/5045770&lt;/url&gt;&lt;volume&gt;34&lt;/volume&gt;&lt;publication_date&gt;99201807011200000000222000&lt;/publication_date&gt;&lt;uuid&gt;69B5D52C-8BF2-43B0-A42A-2EE50E9E79D7&lt;/uuid&gt;&lt;type&gt;400&lt;/type&gt;&lt;number&gt;13&lt;/number&gt;&lt;doi&gt;10.1093/bioinformatics/bty294&lt;/doi&gt;&lt;institution&gt;Department of Computer Science, Stanford University, Stanford, CA, USA.&lt;/institution&gt;&lt;startpage&gt;i457&lt;/startpage&gt;&lt;endpage&gt;i466&lt;/endpage&gt;&lt;bundle&gt;&lt;publication&gt;&lt;title&gt;Bioinformatics&lt;/title&gt;&lt;uuid&gt;2312A338-A6A5-4469-B1C4-828C7F97F7E8&lt;/uuid&gt;&lt;subtype&gt;-100&lt;/subtype&gt;&lt;publisher&gt;Oxford University Press&lt;/publisher&gt;&lt;type&gt;-100&lt;/type&gt;&lt;/publication&gt;&lt;/bundle&gt;&lt;authors&gt;&lt;author&gt;&lt;lastName&gt;Zitnik&lt;/lastName&gt;&lt;firstName&gt;Marinka&lt;/firstName&gt;&lt;/author&gt;&lt;author&gt;&lt;lastName&gt;Agrawal&lt;/lastName&gt;&lt;firstName&gt;Monica&lt;/firstName&gt;&lt;/author&gt;&lt;author&gt;&lt;lastName&gt;Leskovec&lt;/lastName&gt;&lt;firstName&gt;Jure&lt;/firstName&gt;&lt;/author&gt;&lt;/authors&gt;&lt;/publication&gt;&lt;publication&gt;&lt;subtype&gt;400&lt;/subtype&gt;&lt;title&gt;In silico profiling of systemic effects of drugs to predict unexpected interactions.&lt;/title&gt;&lt;url&gt;http://www.nature.com/articles/s41598-018-19614-5&lt;/url&gt;&lt;volume&gt;8&lt;/volume&gt;&lt;publication_date&gt;99201801251200000000222000&lt;/publication_date&gt;&lt;uuid&gt;A65C8B30-4447-4B44-B535-EF22CDB0B68F&lt;/uuid&gt;&lt;type&gt;400&lt;/type&gt;&lt;accepted_date&gt;99201801031200000000222000&lt;/accepted_date&gt;&lt;number&gt;1&lt;/number&gt;&lt;submission_date&gt;99201711201200000000222000&lt;/submission_date&gt;&lt;doi&gt;10.1038/s41598-018-19614-5&lt;/doi&gt;&lt;institution&gt;Department of Bio and Brain Engineering, Korea Advanced Institute of Science and Technology (KAIST), Daejeon, 34141, Republic of Korea.&lt;/institution&gt;&lt;startpage&gt;1612&lt;/startpage&gt;&lt;bundle&gt;&lt;publication&gt;&lt;title&gt;Nature Publishing Group&lt;/title&gt;&lt;uuid&gt;7AFE08A9-06AA-42AB-B75F-BC9E7DA9E137&lt;/uuid&gt;&lt;subtype&gt;-100&lt;/subtype&gt;&lt;publisher&gt;Nature Publishing Group&lt;/publisher&gt;&lt;type&gt;-100&lt;/type&gt;&lt;/publication&gt;&lt;/bundle&gt;&lt;authors&gt;&lt;author&gt;&lt;lastName&gt;Yoo&lt;/lastName&gt;&lt;firstName&gt;Sunyong&lt;/firstName&gt;&lt;/author&gt;&lt;author&gt;&lt;lastName&gt;Noh&lt;/lastName&gt;&lt;firstName&gt;Kyungrin&lt;/firstName&gt;&lt;/author&gt;&lt;author&gt;&lt;lastName&gt;Shin&lt;/lastName&gt;&lt;firstName&gt;Moonshik&lt;/firstName&gt;&lt;/author&gt;&lt;author&gt;&lt;lastName&gt;Park&lt;/lastName&gt;&lt;firstName&gt;Junseok&lt;/firstName&gt;&lt;/author&gt;&lt;author&gt;&lt;lastName&gt;Lee&lt;/lastName&gt;&lt;firstName&gt;Kwang-Hyung&lt;/firstName&gt;&lt;/author&gt;&lt;author&gt;&lt;lastName&gt;Nam&lt;/lastName&gt;&lt;firstName&gt;Hojung&lt;/firstName&gt;&lt;/author&gt;&lt;author&gt;&lt;lastName&gt;Lee&lt;/lastName&gt;&lt;firstName&gt;Doheon&lt;/firstName&gt;&lt;/author&gt;&lt;/authors&gt;&lt;/publication&gt;&lt;/publications&gt;&lt;cites&gt;&lt;/cites&gt;&lt;/citation&gt;</w:instrText>
      </w:r>
      <w:r w:rsidR="005755A6">
        <w:rPr>
          <w:rFonts w:eastAsia="Calibri"/>
        </w:rPr>
        <w:fldChar w:fldCharType="separate"/>
      </w:r>
      <w:r w:rsidR="005755A6">
        <w:rPr>
          <w:rFonts w:eastAsia="Calibri"/>
        </w:rPr>
        <w:t>(</w:t>
      </w:r>
      <w:r w:rsidR="005755A6">
        <w:rPr>
          <w:rFonts w:eastAsia="Calibri"/>
          <w:i/>
          <w:iCs/>
        </w:rPr>
        <w:t>6</w:t>
      </w:r>
      <w:r w:rsidR="005755A6">
        <w:rPr>
          <w:rFonts w:eastAsia="Calibri"/>
        </w:rPr>
        <w:t xml:space="preserve">, </w:t>
      </w:r>
      <w:r w:rsidR="005755A6">
        <w:rPr>
          <w:rFonts w:eastAsia="Calibri"/>
          <w:i/>
          <w:iCs/>
        </w:rPr>
        <w:t>7</w:t>
      </w:r>
      <w:r w:rsidR="005755A6">
        <w:rPr>
          <w:rFonts w:eastAsia="Calibri"/>
        </w:rPr>
        <w:t>)</w:t>
      </w:r>
      <w:r w:rsidR="005755A6">
        <w:rPr>
          <w:rFonts w:eastAsia="Calibri"/>
        </w:rPr>
        <w:fldChar w:fldCharType="end"/>
      </w:r>
      <w:r w:rsidR="00267307">
        <w:rPr>
          <w:rFonts w:eastAsia="Calibri"/>
        </w:rPr>
        <w:t xml:space="preserve"> and </w:t>
      </w:r>
      <w:r w:rsidR="00C81652">
        <w:rPr>
          <w:rFonts w:eastAsia="Calibri"/>
        </w:rPr>
        <w:t xml:space="preserve">for understanding </w:t>
      </w:r>
      <w:r w:rsidR="00267307">
        <w:rPr>
          <w:rFonts w:eastAsia="Calibri"/>
        </w:rPr>
        <w:t>disease</w:t>
      </w:r>
      <w:r w:rsidR="00C81652">
        <w:rPr>
          <w:rFonts w:eastAsia="Calibri"/>
        </w:rPr>
        <w:t xml:space="preserve"> mechanism</w:t>
      </w:r>
      <w:r w:rsidR="00267307">
        <w:rPr>
          <w:rFonts w:eastAsia="Calibri"/>
        </w:rPr>
        <w:t>s</w:t>
      </w:r>
      <w:r w:rsidR="005755A6">
        <w:rPr>
          <w:rFonts w:eastAsia="Calibri"/>
        </w:rPr>
        <w:fldChar w:fldCharType="begin"/>
      </w:r>
      <w:r w:rsidR="005755A6">
        <w:rPr>
          <w:rFonts w:eastAsia="Calibri"/>
        </w:rPr>
        <w:instrText xml:space="preserve"> ADDIN PAPERS2_CITATIONS &lt;citation&gt;&lt;priority&gt;3&lt;/priority&gt;&lt;uuid&gt;DCE0D9A9-B41E-4238-9B68-D55C87E688C3&lt;/uuid&gt;&lt;publications&gt;&lt;publication&gt;&lt;subtype&gt;400&lt;/subtype&gt;&lt;publisher&gt;Nature Publishing Group&lt;/publisher&gt;&lt;title&gt;Identification of disease treatment mechanisms through the multiscale interactome&lt;/title&gt;&lt;url&gt;https://www.nature.com/articles/s41467-021-21770-8&lt;/url&gt;&lt;volume&gt;12&lt;/volume&gt;&lt;publication_date&gt;99202103191200000000222000&lt;/publication_date&gt;&lt;uuid&gt;F0FD2455-D1D2-4F40-8FC7-E01F8B1A298F&lt;/uuid&gt;&lt;type&gt;400&lt;/type&gt;&lt;number&gt;1&lt;/number&gt;&lt;doi&gt;10.1038/s41467-021-21770-8&lt;/doi&gt;&lt;startpage&gt;1&lt;/startpage&gt;&lt;endpage&gt;15&lt;/endpage&gt;&lt;bundle&gt;&lt;publication&gt;&lt;title&gt;Nature communications&lt;/title&gt;&lt;uuid&gt;4C0A7D90-D869-4B09-BC94-545C7A809D03&lt;/uuid&gt;&lt;subtype&gt;-100&lt;/subtype&gt;&lt;publisher&gt;Nature Publishing Group&lt;/publisher&gt;&lt;type&gt;-100&lt;/type&gt;&lt;/publication&gt;&lt;/bundle&gt;&lt;authors&gt;&lt;author&gt;&lt;lastName&gt;Ruiz&lt;/lastName&gt;&lt;firstName&gt;Camilo&lt;/firstName&gt;&lt;/author&gt;&lt;author&gt;&lt;lastName&gt;Zitnik&lt;/lastName&gt;&lt;firstName&gt;Marinka&lt;/firstName&gt;&lt;/author&gt;&lt;author&gt;&lt;lastName&gt;Leskovec&lt;/lastName&gt;&lt;firstName&gt;Jure&lt;/firstName&gt;&lt;/author&gt;&lt;/authors&gt;&lt;/publication&gt;&lt;/publications&gt;&lt;cites&gt;&lt;/cites&gt;&lt;/citation&gt;</w:instrText>
      </w:r>
      <w:r w:rsidR="005755A6">
        <w:rPr>
          <w:rFonts w:eastAsia="Calibri"/>
        </w:rPr>
        <w:fldChar w:fldCharType="separate"/>
      </w:r>
      <w:r w:rsidR="005755A6">
        <w:rPr>
          <w:rFonts w:eastAsia="Calibri"/>
        </w:rPr>
        <w:t>(</w:t>
      </w:r>
      <w:r w:rsidR="005755A6">
        <w:rPr>
          <w:rFonts w:eastAsia="Calibri"/>
          <w:i/>
          <w:iCs/>
        </w:rPr>
        <w:t>8</w:t>
      </w:r>
      <w:r w:rsidR="005755A6">
        <w:rPr>
          <w:rFonts w:eastAsia="Calibri"/>
        </w:rPr>
        <w:t>)</w:t>
      </w:r>
      <w:r w:rsidR="005755A6">
        <w:rPr>
          <w:rFonts w:eastAsia="Calibri"/>
        </w:rPr>
        <w:fldChar w:fldCharType="end"/>
      </w:r>
      <w:r w:rsidR="00267307">
        <w:rPr>
          <w:rFonts w:eastAsia="Calibri"/>
        </w:rPr>
        <w:t>.</w:t>
      </w:r>
      <w:r w:rsidR="00267307">
        <w:t xml:space="preserve"> </w:t>
      </w:r>
      <w:r w:rsidR="00596A9A">
        <w:t xml:space="preserve">Already, there is mounting evidence that drug </w:t>
      </w:r>
      <w:r w:rsidR="007E302E">
        <w:t xml:space="preserve">single and </w:t>
      </w:r>
      <w:r w:rsidR="00596A9A">
        <w:t>combination effects propagate through protein network</w:t>
      </w:r>
      <w:r w:rsidR="007E302E">
        <w:t>s</w:t>
      </w:r>
      <w:r w:rsidR="00596A9A">
        <w:t xml:space="preserve">. </w:t>
      </w:r>
      <w:r w:rsidR="00324234">
        <w:t xml:space="preserve">Yet, </w:t>
      </w:r>
      <w:r w:rsidR="002314F9">
        <w:t xml:space="preserve">downstream </w:t>
      </w:r>
      <w:r w:rsidR="00267307">
        <w:t xml:space="preserve">PPIs are not routinely used to anticipate drug </w:t>
      </w:r>
      <w:r w:rsidR="00B60E78">
        <w:t>effects</w:t>
      </w:r>
      <w:r w:rsidR="00B23D8F">
        <w:t xml:space="preserve"> </w:t>
      </w:r>
      <w:r w:rsidR="00267307">
        <w:t xml:space="preserve">in regulatory and industry settings because of </w:t>
      </w:r>
      <w:r>
        <w:t>the</w:t>
      </w:r>
      <w:r w:rsidR="00267307">
        <w:t xml:space="preserve"> propensity</w:t>
      </w:r>
      <w:r>
        <w:t xml:space="preserve"> of these models</w:t>
      </w:r>
      <w:r w:rsidR="00267307">
        <w:t xml:space="preserve"> to over-predict drug </w:t>
      </w:r>
      <w:r w:rsidR="00CB1040">
        <w:t>phenotyp</w:t>
      </w:r>
      <w:r w:rsidR="00B23D8F">
        <w:t>es</w:t>
      </w:r>
      <w:r w:rsidR="00267307">
        <w:t>.</w:t>
      </w:r>
      <w:r w:rsidR="003E05BE">
        <w:t xml:space="preserve"> </w:t>
      </w:r>
      <w:r w:rsidR="00324234">
        <w:t>We</w:t>
      </w:r>
      <w:r w:rsidR="003E05BE">
        <w:t xml:space="preserve"> recently </w:t>
      </w:r>
      <w:r w:rsidR="00324234">
        <w:t>developed</w:t>
      </w:r>
      <w:r w:rsidR="003E05BE">
        <w:t xml:space="preserve"> </w:t>
      </w:r>
      <w:r w:rsidR="00324234">
        <w:t>a</w:t>
      </w:r>
      <w:r w:rsidR="003E05BE">
        <w:t xml:space="preserve"> per-</w:t>
      </w:r>
      <w:r w:rsidR="003E05BE">
        <w:lastRenderedPageBreak/>
        <w:t xml:space="preserve">phenotype </w:t>
      </w:r>
      <w:r w:rsidR="00CB1040">
        <w:t xml:space="preserve">PPI </w:t>
      </w:r>
      <w:r w:rsidR="00324234">
        <w:t xml:space="preserve">network </w:t>
      </w:r>
      <w:r w:rsidR="00B23D8F">
        <w:t>approach</w:t>
      </w:r>
      <w:r w:rsidR="003E05BE">
        <w:t xml:space="preserve"> </w:t>
      </w:r>
      <w:r w:rsidR="00324234">
        <w:t>that</w:t>
      </w:r>
      <w:r w:rsidR="003E05BE">
        <w:t xml:space="preserve"> improved prediction performance 50% </w:t>
      </w:r>
      <w:r w:rsidR="00CB1040">
        <w:t xml:space="preserve">and </w:t>
      </w:r>
      <w:r>
        <w:t xml:space="preserve">increased </w:t>
      </w:r>
      <w:r w:rsidR="00324234">
        <w:t xml:space="preserve">average precision </w:t>
      </w:r>
      <w:r w:rsidR="00324234" w:rsidRPr="00324234">
        <w:t xml:space="preserve">76-95% </w:t>
      </w:r>
      <w:r w:rsidR="00324234">
        <w:t xml:space="preserve">when </w:t>
      </w:r>
      <w:r w:rsidR="00B23D8F">
        <w:t>anticipating</w:t>
      </w:r>
      <w:r w:rsidR="00324234">
        <w:t xml:space="preserve"> </w:t>
      </w:r>
      <w:r w:rsidR="00F96EA5">
        <w:t xml:space="preserve">single </w:t>
      </w:r>
      <w:r w:rsidR="00324234">
        <w:t>drug adverse events</w:t>
      </w:r>
      <w:r w:rsidR="00CB1040">
        <w:t>, compared to global approaches</w:t>
      </w:r>
      <w:r w:rsidR="00324234">
        <w:t>. (</w:t>
      </w:r>
      <w:proofErr w:type="gramStart"/>
      <w:r w:rsidR="00324234">
        <w:t>submitted</w:t>
      </w:r>
      <w:proofErr w:type="gramEnd"/>
      <w:r w:rsidR="00324234">
        <w:t xml:space="preserve">, </w:t>
      </w:r>
      <w:proofErr w:type="spellStart"/>
      <w:r w:rsidR="00324234" w:rsidRPr="00324234">
        <w:t>doi</w:t>
      </w:r>
      <w:proofErr w:type="spellEnd"/>
      <w:r w:rsidR="00324234" w:rsidRPr="00324234">
        <w:t xml:space="preserve">: </w:t>
      </w:r>
      <w:hyperlink r:id="rId13" w:history="1">
        <w:r w:rsidR="00324234" w:rsidRPr="001A1371">
          <w:rPr>
            <w:rStyle w:val="Hyperlink"/>
          </w:rPr>
          <w:t>https://doi.org/10.1101/2020.12.15.422844</w:t>
        </w:r>
      </w:hyperlink>
      <w:r w:rsidR="00324234">
        <w:t xml:space="preserve">). Interestingly, performance relied on downstream proteins to accurately </w:t>
      </w:r>
      <w:r w:rsidR="00CB1040">
        <w:t>predict a</w:t>
      </w:r>
      <w:r w:rsidR="00324234">
        <w:t xml:space="preserve"> drug</w:t>
      </w:r>
      <w:r w:rsidR="00CB1040">
        <w:t>’s adverse outcome</w:t>
      </w:r>
      <w:r w:rsidR="0039469C">
        <w:t>.</w:t>
      </w:r>
      <w:r w:rsidR="00CB1040">
        <w:t xml:space="preserve"> </w:t>
      </w:r>
    </w:p>
    <w:p w14:paraId="118BE942" w14:textId="544BC28D" w:rsidR="00CC3B83" w:rsidRDefault="00CC3B83" w:rsidP="00A80CF9">
      <w:pPr>
        <w:pStyle w:val="Teaser"/>
        <w:ind w:firstLine="720"/>
        <w:rPr>
          <w:rFonts w:eastAsia="Calibri"/>
        </w:rPr>
      </w:pPr>
      <w:r>
        <w:t>Many</w:t>
      </w:r>
      <w:r w:rsidR="0039469C">
        <w:t xml:space="preserve"> drug interactions </w:t>
      </w:r>
      <w:r w:rsidR="007E302E">
        <w:t xml:space="preserve">occur from a shared </w:t>
      </w:r>
      <w:r w:rsidR="00EB4C40">
        <w:t xml:space="preserve">binding </w:t>
      </w:r>
      <w:r w:rsidR="007E302E">
        <w:t>protein,</w:t>
      </w:r>
      <w:r w:rsidR="0039469C">
        <w:t xml:space="preserve"> whe</w:t>
      </w:r>
      <w:r w:rsidR="007E302E">
        <w:t>re</w:t>
      </w:r>
      <w:r w:rsidR="0039469C">
        <w:t xml:space="preserve"> drugs share similar </w:t>
      </w:r>
      <w:r w:rsidR="007E302E">
        <w:t>target</w:t>
      </w:r>
      <w:r w:rsidR="0039469C">
        <w:t>s</w:t>
      </w:r>
      <w:r w:rsidR="00A80CF9">
        <w:t>,</w:t>
      </w:r>
      <w:r w:rsidR="007E302E">
        <w:t xml:space="preserve"> enzymes, </w:t>
      </w:r>
      <w:proofErr w:type="gramStart"/>
      <w:r w:rsidR="007E302E">
        <w:t>carrier</w:t>
      </w:r>
      <w:proofErr w:type="gramEnd"/>
      <w:r w:rsidR="007E302E">
        <w:t xml:space="preserve"> or transporter proteins</w:t>
      </w:r>
      <w:r w:rsidR="00A6180F">
        <w:t xml:space="preserve">, yet not all DDIs are explained by </w:t>
      </w:r>
      <w:r w:rsidR="007E302E">
        <w:t>this</w:t>
      </w:r>
      <w:r w:rsidR="00A6180F">
        <w:t xml:space="preserve"> mechanism. </w:t>
      </w:r>
      <w:r w:rsidR="00267307">
        <w:t xml:space="preserve">Regulatory guidance </w:t>
      </w:r>
      <w:r w:rsidR="007E302E">
        <w:t>for</w:t>
      </w:r>
      <w:r w:rsidR="003E05BE">
        <w:t xml:space="preserve"> clinical</w:t>
      </w:r>
      <w:r w:rsidR="0039469C" w:rsidRPr="0039469C">
        <w:t>{download:e_4nco01}</w:t>
      </w:r>
      <w:r w:rsidR="003E05BE">
        <w:t xml:space="preserve"> and in vitro experiments</w:t>
      </w:r>
      <w:r w:rsidR="0039469C" w:rsidRPr="0039469C">
        <w:t>{Administration:1ZXXB0ZZ}</w:t>
      </w:r>
      <w:r w:rsidR="007E302E">
        <w:t xml:space="preserve">, the </w:t>
      </w:r>
      <w:proofErr w:type="spellStart"/>
      <w:r w:rsidR="00596A9A">
        <w:t>Drugbank</w:t>
      </w:r>
      <w:r w:rsidR="008D72AC">
        <w:t>’s</w:t>
      </w:r>
      <w:proofErr w:type="spellEnd"/>
      <w:r w:rsidR="008D72AC">
        <w:t xml:space="preserve"> </w:t>
      </w:r>
      <w:r w:rsidR="008D72AC">
        <w:rPr>
          <w:rFonts w:eastAsia="Calibri"/>
        </w:rPr>
        <w:t>drug-drug interaction</w:t>
      </w:r>
      <w:r w:rsidR="007E302E">
        <w:rPr>
          <w:rFonts w:eastAsia="Calibri"/>
        </w:rPr>
        <w:t xml:space="preserve"> database</w:t>
      </w:r>
      <w:r w:rsidR="008D72AC">
        <w:rPr>
          <w:rFonts w:eastAsia="Calibri"/>
        </w:rPr>
        <w:t xml:space="preserve"> </w:t>
      </w:r>
      <w:r w:rsidR="005755A6">
        <w:rPr>
          <w:rFonts w:eastAsia="Calibri"/>
        </w:rPr>
        <w:fldChar w:fldCharType="begin"/>
      </w:r>
      <w:r w:rsidR="005755A6">
        <w:rPr>
          <w:rFonts w:eastAsia="Calibri"/>
        </w:rPr>
        <w:instrText xml:space="preserve"> ADDIN PAPERS2_CITATIONS &lt;citation&gt;&lt;priority&gt;4&lt;/priority&gt;&lt;uuid&gt;38DE3CCC-53BC-401A-AAD2-C3670FA1C552&lt;/uuid&gt;&lt;publications&gt;&lt;publication&gt;&lt;subtype&gt;400&lt;/subtype&gt;&lt;title&gt;DrugBank: a comprehensive resource for in silico drug discovery and exploration.&lt;/title&gt;&lt;url&gt;https://academic.oup.com/nar/article-lookup/doi/10.1093/nar/gkj067&lt;/url&gt;&lt;volume&gt;34&lt;/volume&gt;&lt;publication_date&gt;99200601011200000000222000&lt;/publication_date&gt;&lt;uuid&gt;780804CB-0E39-4512-B910-F594F7FF587F&lt;/uuid&gt;&lt;type&gt;400&lt;/type&gt;&lt;number&gt;Database issue&lt;/number&gt;&lt;doi&gt;10.1093/nar/gkj067&lt;/doi&gt;&lt;institution&gt;Department of Computing Science, University of Alberta, Edmonton, AB, Canada T6G 2E8. david.wishart@ualberta.ca&lt;/institution&gt;&lt;startpage&gt;D668&lt;/startpage&gt;&lt;endpage&gt;72&lt;/endpage&gt;&lt;bundle&gt;&lt;publication&gt;&lt;title&gt;Nucleic Acids Research&lt;/title&gt;&lt;uuid&gt;77B9E7DD-0BF1-416E-99FA-12526CA70A29&lt;/uuid&gt;&lt;subtype&gt;-100&lt;/subtype&gt;&lt;publisher&gt;Oxford University Press&lt;/publisher&gt;&lt;type&gt;-100&lt;/type&gt;&lt;/publication&gt;&lt;/bundle&gt;&lt;authors&gt;&lt;author&gt;&lt;lastName&gt;Wishart&lt;/lastName&gt;&lt;firstName&gt;David&lt;/firstName&gt;&lt;middleNames&gt;S&lt;/middleNames&gt;&lt;/author&gt;&lt;author&gt;&lt;lastName&gt;Knox&lt;/lastName&gt;&lt;firstName&gt;Craig&lt;/firstName&gt;&lt;/author&gt;&lt;author&gt;&lt;lastName&gt;Guo&lt;/lastName&gt;&lt;firstName&gt;An&lt;/firstName&gt;&lt;middleNames&gt;Chi&lt;/middleNames&gt;&lt;/author&gt;&lt;author&gt;&lt;lastName&gt;Shrivastava&lt;/lastName&gt;&lt;firstName&gt;Savita&lt;/firstName&gt;&lt;/author&gt;&lt;author&gt;&lt;lastName&gt;Hassanali&lt;/lastName&gt;&lt;firstName&gt;Murtaza&lt;/firstName&gt;&lt;/author&gt;&lt;author&gt;&lt;lastName&gt;Stothard&lt;/lastName&gt;&lt;firstName&gt;Paul&lt;/firstName&gt;&lt;/author&gt;&lt;author&gt;&lt;lastName&gt;Chang&lt;/lastName&gt;&lt;firstName&gt;Zhan&lt;/firstName&gt;&lt;/author&gt;&lt;author&gt;&lt;lastName&gt;Woolsey&lt;/lastName&gt;&lt;firstName&gt;Jennifer&lt;/firstName&gt;&lt;/author&gt;&lt;/authors&gt;&lt;/publication&gt;&lt;publication&gt;&lt;subtype&gt;400&lt;/subtype&gt;&lt;title&gt;DrugBank 4.0: shedding new light on drug metabolism.&lt;/title&gt;&lt;url&gt;http://eutils.ncbi.nlm.nih.gov/entrez/eutils/elink.fcgi?dbfrom=pubmed&amp;amp;id=24203711&amp;amp;retmode=ref&amp;amp;cmd=prlinks&lt;/url&gt;&lt;volume&gt;42&lt;/volume&gt;&lt;publication_date&gt;99201401001200000000220000&lt;/publication_date&gt;&lt;uuid&gt;2D78DB73-F18F-4F6E-94FC-F6DF41388DA4&lt;/uuid&gt;&lt;type&gt;400&lt;/type&gt;&lt;number&gt;Database issue&lt;/number&gt;&lt;doi&gt;10.1093/nar/gkt1068&lt;/doi&gt;&lt;institution&gt;Department of Computing Science, University of Alberta, Edmonton, AB, Canada T6G 2E8, Department Biological Sciences, University of Alberta, Edmonton, AB, Canada T6G 2E8, Faculty of Pharmacy and Pharmaceutical Sciences, University of Alberta, Edmonton, AB, Canada T6G 2N8 and National Institute for Nanotechnology, 11421 Saskatchewan Drive, Edmonton, AB, Canada T6G 2M9.&lt;/institution&gt;&lt;startpage&gt;D1091&lt;/startpage&gt;&lt;endpage&gt;7&lt;/endpage&gt;&lt;bundle&gt;&lt;publication&gt;&lt;title&gt;Nucleic Acids Research&lt;/title&gt;&lt;uuid&gt;77B9E7DD-0BF1-416E-99FA-12526CA70A29&lt;/uuid&gt;&lt;subtype&gt;-100&lt;/subtype&gt;&lt;publisher&gt;Oxford University Press&lt;/publisher&gt;&lt;type&gt;-100&lt;/type&gt;&lt;/publication&gt;&lt;/bundle&gt;&lt;authors&gt;&lt;author&gt;&lt;lastName&gt;Law&lt;/lastName&gt;&lt;firstName&gt;Vivian&lt;/firstName&gt;&lt;/author&gt;&lt;author&gt;&lt;lastName&gt;Knox&lt;/lastName&gt;&lt;firstName&gt;Craig&lt;/firstName&gt;&lt;/author&gt;&lt;author&gt;&lt;lastName&gt;Djoumbou&lt;/lastName&gt;&lt;firstName&gt;Yannick&lt;/firstName&gt;&lt;/author&gt;&lt;author&gt;&lt;lastName&gt;Jewison&lt;/lastName&gt;&lt;firstName&gt;Tim&lt;/firstName&gt;&lt;/author&gt;&lt;author&gt;&lt;lastName&gt;Guo&lt;/lastName&gt;&lt;firstName&gt;An&lt;/firstName&gt;&lt;middleNames&gt;Chi&lt;/middleNames&gt;&lt;/author&gt;&lt;author&gt;&lt;lastName&gt;Liu&lt;/lastName&gt;&lt;firstName&gt;Yifeng&lt;/firstName&gt;&lt;/author&gt;&lt;author&gt;&lt;lastName&gt;Maciejewski&lt;/lastName&gt;&lt;firstName&gt;Adam&lt;/firstName&gt;&lt;/author&gt;&lt;author&gt;&lt;lastName&gt;Arndt&lt;/lastName&gt;&lt;firstName&gt;David&lt;/firstName&gt;&lt;/author&gt;&lt;author&gt;&lt;lastName&gt;Wilson&lt;/lastName&gt;&lt;firstName&gt;Michael&lt;/firstName&gt;&lt;/author&gt;&lt;author&gt;&lt;lastName&gt;Neveu&lt;/lastName&gt;&lt;firstName&gt;Vanessa&lt;/firstName&gt;&lt;/author&gt;&lt;author&gt;&lt;lastName&gt;Tang&lt;/lastName&gt;&lt;firstName&gt;Alexandra&lt;/firstName&gt;&lt;/author&gt;&lt;author&gt;&lt;lastName&gt;Gabriel&lt;/lastName&gt;&lt;firstName&gt;Geraldine&lt;/firstName&gt;&lt;/author&gt;&lt;author&gt;&lt;lastName&gt;Ly&lt;/lastName&gt;&lt;firstName&gt;Carol&lt;/firstName&gt;&lt;/author&gt;&lt;author&gt;&lt;lastName&gt;Adamjee&lt;/lastName&gt;&lt;firstName&gt;Sakina&lt;/firstName&gt;&lt;/author&gt;&lt;author&gt;&lt;lastName&gt;Dame&lt;/lastName&gt;&lt;firstName&gt;Zerihun&lt;/firstName&gt;&lt;middleNames&gt;T&lt;/middleNames&gt;&lt;/author&gt;&lt;author&gt;&lt;lastName&gt;Han&lt;/lastName&gt;&lt;firstName&gt;Beomsoo&lt;/firstName&gt;&lt;/author&gt;&lt;author&gt;&lt;lastName&gt;Zhou&lt;/lastName&gt;&lt;firstName&gt;You&lt;/firstName&gt;&lt;/author&gt;&lt;author&gt;&lt;lastName&gt;Wishart&lt;/lastName&gt;&lt;firstName&gt;David&lt;/firstName&gt;&lt;middleNames&gt;S&lt;/middleNames&gt;&lt;/author&gt;&lt;/authors&gt;&lt;/publication&gt;&lt;/publications&gt;&lt;cites&gt;&lt;/cites&gt;&lt;/citation&gt;</w:instrText>
      </w:r>
      <w:r w:rsidR="005755A6">
        <w:rPr>
          <w:rFonts w:eastAsia="Calibri"/>
        </w:rPr>
        <w:fldChar w:fldCharType="separate"/>
      </w:r>
      <w:r w:rsidR="005755A6">
        <w:rPr>
          <w:rFonts w:eastAsia="Calibri"/>
        </w:rPr>
        <w:t>(</w:t>
      </w:r>
      <w:r w:rsidR="005755A6">
        <w:rPr>
          <w:rFonts w:eastAsia="Calibri"/>
          <w:i/>
          <w:iCs/>
        </w:rPr>
        <w:t>9</w:t>
      </w:r>
      <w:r w:rsidR="005755A6">
        <w:rPr>
          <w:rFonts w:eastAsia="Calibri"/>
        </w:rPr>
        <w:t xml:space="preserve">, </w:t>
      </w:r>
      <w:r w:rsidR="005755A6">
        <w:rPr>
          <w:rFonts w:eastAsia="Calibri"/>
          <w:i/>
          <w:iCs/>
        </w:rPr>
        <w:t>10</w:t>
      </w:r>
      <w:r w:rsidR="005755A6">
        <w:rPr>
          <w:rFonts w:eastAsia="Calibri"/>
        </w:rPr>
        <w:t>)</w:t>
      </w:r>
      <w:r w:rsidR="005755A6">
        <w:rPr>
          <w:rFonts w:eastAsia="Calibri"/>
        </w:rPr>
        <w:fldChar w:fldCharType="end"/>
      </w:r>
      <w:r w:rsidR="008D72AC">
        <w:rPr>
          <w:rFonts w:eastAsia="Calibri"/>
        </w:rPr>
        <w:t>}</w:t>
      </w:r>
      <w:r w:rsidR="007E302E">
        <w:rPr>
          <w:rFonts w:eastAsia="Calibri"/>
        </w:rPr>
        <w:t xml:space="preserve"> and the </w:t>
      </w:r>
      <w:proofErr w:type="spellStart"/>
      <w:r w:rsidR="004045B3">
        <w:rPr>
          <w:rFonts w:eastAsia="Calibri"/>
        </w:rPr>
        <w:t>PharmGKB</w:t>
      </w:r>
      <w:proofErr w:type="spellEnd"/>
      <w:r w:rsidR="005755A6">
        <w:rPr>
          <w:rFonts w:eastAsia="Calibri"/>
        </w:rPr>
        <w:fldChar w:fldCharType="begin"/>
      </w:r>
      <w:r w:rsidR="005755A6">
        <w:rPr>
          <w:rFonts w:eastAsia="Calibri"/>
        </w:rPr>
        <w:instrText xml:space="preserve"> ADDIN PAPERS2_CITATIONS &lt;citation&gt;&lt;priority&gt;5&lt;/priority&gt;&lt;uuid&gt;6303ED13-4D83-452E-8B44-75B569111F59&lt;/uuid&gt;&lt;publications&gt;&lt;publication&gt;&lt;subtype&gt;400&lt;/subtype&gt;&lt;publisher&gt;NIH Public Access&lt;/publisher&gt;&lt;title&gt;Pharmacogenomics Knowledge for Personalized Medicine&lt;/title&gt;&lt;url&gt;http://doi.wiley.com/10.1038/clpt.2012.96&lt;/url&gt;&lt;volume&gt;92&lt;/volume&gt;&lt;publication_date&gt;99201210011200000000222000&lt;/publication_date&gt;&lt;uuid&gt;E1270CA3-A730-49C4-A2C7-252EE1BC322D&lt;/uuid&gt;&lt;type&gt;400&lt;/type&gt;&lt;number&gt;4&lt;/number&gt;&lt;doi&gt;10.1038/clpt.2012.96&lt;/doi&gt;&lt;institution&gt;Department of Genetics, Stanford University, Palo Alto, California, USA.&lt;/institution&gt;&lt;startpage&gt;414&lt;/startpage&gt;&lt;endpage&gt;417&lt;/endpage&gt;&lt;bundle&gt;&lt;publication&gt;&lt;title&gt;Clinical pharmacology and therapeutics&lt;/title&gt;&lt;uuid&gt;A62F58F5-61C1-4A94-84F5-89B80F269501&lt;/uuid&gt;&lt;subtype&gt;-100&lt;/subtype&gt;&lt;publisher&gt;NIH Public Access&lt;/publisher&gt;&lt;type&gt;-100&lt;/type&gt;&lt;/publication&gt;&lt;/bundle&gt;&lt;authors&gt;&lt;author&gt;&lt;lastName&gt;Whirl-Carrillo&lt;/lastName&gt;&lt;firstName&gt;M&lt;/firstName&gt;&lt;/author&gt;&lt;author&gt;&lt;lastName&gt;McDonagh&lt;/lastName&gt;&lt;firstName&gt;E&lt;/firstName&gt;&lt;middleNames&gt;M&lt;/middleNames&gt;&lt;/author&gt;&lt;author&gt;&lt;lastName&gt;Hebert&lt;/lastName&gt;&lt;firstName&gt;J&lt;/firstName&gt;&lt;middleNames&gt;M&lt;/middleNames&gt;&lt;/author&gt;&lt;author&gt;&lt;lastName&gt;Gong&lt;/lastName&gt;&lt;firstName&gt;L&lt;/firstName&gt;&lt;/author&gt;&lt;author&gt;&lt;lastName&gt;Sangkuhl&lt;/lastName&gt;&lt;firstName&gt;K&lt;/firstName&gt;&lt;/author&gt;&lt;author&gt;&lt;lastName&gt;Thorn&lt;/lastName&gt;&lt;firstName&gt;C&lt;/firstName&gt;&lt;middleNames&gt;F&lt;/middleNames&gt;&lt;/author&gt;&lt;author&gt;&lt;lastName&gt;Altman&lt;/lastName&gt;&lt;firstName&gt;R&lt;/firstName&gt;&lt;middleNames&gt;B&lt;/middleNames&gt;&lt;/author&gt;&lt;author&gt;&lt;lastName&gt;Klein&lt;/lastName&gt;&lt;firstName&gt;T&lt;/firstName&gt;&lt;middleNames&gt;E&lt;/middleNames&gt;&lt;/author&gt;&lt;/authors&gt;&lt;/publication&gt;&lt;/publications&gt;&lt;cites&gt;&lt;/cites&gt;&lt;/citation&gt;</w:instrText>
      </w:r>
      <w:r w:rsidR="005755A6">
        <w:rPr>
          <w:rFonts w:eastAsia="Calibri"/>
        </w:rPr>
        <w:fldChar w:fldCharType="separate"/>
      </w:r>
      <w:r w:rsidR="005755A6">
        <w:rPr>
          <w:rFonts w:eastAsia="Calibri"/>
        </w:rPr>
        <w:t>(</w:t>
      </w:r>
      <w:r w:rsidR="005755A6">
        <w:rPr>
          <w:rFonts w:eastAsia="Calibri"/>
          <w:i/>
          <w:iCs/>
        </w:rPr>
        <w:t>11</w:t>
      </w:r>
      <w:r w:rsidR="005755A6">
        <w:rPr>
          <w:rFonts w:eastAsia="Calibri"/>
        </w:rPr>
        <w:t>)</w:t>
      </w:r>
      <w:r w:rsidR="005755A6">
        <w:rPr>
          <w:rFonts w:eastAsia="Calibri"/>
        </w:rPr>
        <w:fldChar w:fldCharType="end"/>
      </w:r>
      <w:r w:rsidR="004045B3">
        <w:rPr>
          <w:rFonts w:eastAsia="Calibri"/>
        </w:rPr>
        <w:t xml:space="preserve"> curates </w:t>
      </w:r>
      <w:r w:rsidR="007E302E">
        <w:rPr>
          <w:rFonts w:eastAsia="Calibri"/>
        </w:rPr>
        <w:t xml:space="preserve">DDIs based on shared protein mechanisms. In contrast, there’s evidence that drug synergize through pathway effects without shared </w:t>
      </w:r>
      <w:r w:rsidR="00EB4C40">
        <w:rPr>
          <w:rFonts w:eastAsia="Calibri"/>
        </w:rPr>
        <w:t xml:space="preserve">binding </w:t>
      </w:r>
      <w:r w:rsidR="007E302E">
        <w:rPr>
          <w:rFonts w:eastAsia="Calibri"/>
        </w:rPr>
        <w:t>protein</w:t>
      </w:r>
      <w:r w:rsidR="00EB4C40">
        <w:rPr>
          <w:rFonts w:eastAsia="Calibri"/>
        </w:rPr>
        <w:t>s</w:t>
      </w:r>
      <w:r w:rsidR="007E302E">
        <w:rPr>
          <w:rFonts w:eastAsia="Calibri"/>
        </w:rPr>
        <w:t>.</w:t>
      </w:r>
      <w:r w:rsidR="00B23D8F">
        <w:rPr>
          <w:rFonts w:eastAsia="Calibri"/>
        </w:rPr>
        <w:t xml:space="preserve"> </w:t>
      </w:r>
      <w:r w:rsidR="00705DD0">
        <w:t xml:space="preserve">The combined use of the chemotherapeutic drugs, paclitaxel and carboplatin, reduced hematopoietic toxicity experienced with carboplatin alone </w:t>
      </w:r>
      <w:r w:rsidR="00C75C33">
        <w:t>yet</w:t>
      </w:r>
      <w:r w:rsidR="00705DD0">
        <w:t xml:space="preserve"> the combination did not affect the pharmacokinetics of either single drug</w:t>
      </w:r>
      <w:r w:rsidR="00C75C33">
        <w:t xml:space="preserve"> </w:t>
      </w:r>
      <w:r w:rsidR="00705DD0">
        <w:fldChar w:fldCharType="begin"/>
      </w:r>
      <w:r w:rsidR="005755A6">
        <w:instrText xml:space="preserve"> ADDIN PAPERS2_CITATIONS &lt;citation&gt;&lt;priority&gt;5&lt;/priority&gt;&lt;uuid&gt;DF550455-9DBD-4019-9E40-8614245F50E0&lt;/uuid&gt;&lt;publications&gt;&lt;publication&gt;&lt;subtype&gt;400&lt;/subtype&gt;&lt;title&gt;Clinically relevant drug-drug interactions in oncology.&lt;/title&gt;&lt;url&gt;https://onlinelibrary.wiley.com/doi/abs/10.1046/j.1365-2125.1998.00719.x&lt;/url&gt;&lt;volume&gt;45&lt;/volume&gt;&lt;publication_date&gt;99199806001200000000220000&lt;/publication_date&gt;&lt;uuid&gt;356DA5FD-0CAC-4EFA-8738-06D19E0EE610&lt;/uuid&gt;&lt;type&gt;400&lt;/type&gt;&lt;number&gt;6&lt;/number&gt;&lt;doi&gt;10.1046/j.1365-2125.1998.00719.x&lt;/doi&gt;&lt;institution&gt;Department of Medicine and Therapeutics, Institute of Medical Sciences, University of Aberdeen.&lt;/institution&gt;&lt;startpage&gt;539&lt;/startpage&gt;&lt;endpage&gt;544&lt;/endpage&gt;&lt;bundle&gt;&lt;publication&gt;&lt;title&gt;British journal of clinical pharmacology&lt;/title&gt;&lt;uuid&gt;D5745503-2591-4B77-B461-8256DC17062B&lt;/uuid&gt;&lt;subtype&gt;-100&lt;/subtype&gt;&lt;type&gt;-100&lt;/type&gt;&lt;/publication&gt;&lt;/bundle&gt;&lt;authors&gt;&lt;author&gt;&lt;lastName&gt;McLeod&lt;/lastName&gt;&lt;firstName&gt;H&lt;/firstName&gt;&lt;middleNames&gt;L&lt;/middleNames&gt;&lt;/author&gt;&lt;/authors&gt;&lt;/publication&gt;&lt;/publications&gt;&lt;cites&gt;&lt;/cites&gt;&lt;/citation&gt;</w:instrText>
      </w:r>
      <w:r w:rsidR="00705DD0">
        <w:fldChar w:fldCharType="separate"/>
      </w:r>
      <w:r w:rsidR="005755A6">
        <w:rPr>
          <w:rFonts w:eastAsia="Calibri"/>
        </w:rPr>
        <w:t>(</w:t>
      </w:r>
      <w:r w:rsidR="005755A6">
        <w:rPr>
          <w:rFonts w:eastAsia="Calibri"/>
          <w:i/>
          <w:iCs/>
        </w:rPr>
        <w:t>12</w:t>
      </w:r>
      <w:r w:rsidR="005755A6">
        <w:rPr>
          <w:rFonts w:eastAsia="Calibri"/>
        </w:rPr>
        <w:t>)</w:t>
      </w:r>
      <w:r w:rsidR="00705DD0">
        <w:fldChar w:fldCharType="end"/>
      </w:r>
      <w:r w:rsidR="00705DD0">
        <w:t>.</w:t>
      </w:r>
      <w:r w:rsidR="00A80CF9">
        <w:t xml:space="preserve"> Because drug effects propagate through networks and our discovery that downstream proteins were predictive of drug adverse outcomes, we hypothesized that downstream proteins could be predictive of DDIs </w:t>
      </w:r>
      <w:r w:rsidR="00EB4C40">
        <w:t>when drugs did not share binding proteins</w:t>
      </w:r>
      <w:r w:rsidR="00A80CF9">
        <w:t>.</w:t>
      </w:r>
    </w:p>
    <w:p w14:paraId="43AF2BAA" w14:textId="296C0524" w:rsidR="00B23D8F" w:rsidRDefault="00A80CF9" w:rsidP="00B23D8F">
      <w:pPr>
        <w:pStyle w:val="Teaser"/>
        <w:ind w:firstLine="720"/>
        <w:rPr>
          <w:rFonts w:eastAsia="Calibri"/>
        </w:rPr>
      </w:pPr>
      <w:r>
        <w:rPr>
          <w:rFonts w:eastAsia="Calibri"/>
        </w:rPr>
        <w:t>We explored the extent to which downstream proteins – or protein-protein interactions between drug</w:t>
      </w:r>
      <w:r w:rsidR="001810EA">
        <w:rPr>
          <w:rFonts w:eastAsia="Calibri"/>
        </w:rPr>
        <w:t>s’</w:t>
      </w:r>
      <w:r>
        <w:rPr>
          <w:rFonts w:eastAsia="Calibri"/>
        </w:rPr>
        <w:t xml:space="preserve"> targets – were sufficient to predict DDIs where the drugs had distinct </w:t>
      </w:r>
      <w:r w:rsidR="00EB4C40">
        <w:rPr>
          <w:rFonts w:eastAsia="Calibri"/>
        </w:rPr>
        <w:t>binding proteins</w:t>
      </w:r>
      <w:r w:rsidR="001810EA">
        <w:rPr>
          <w:rFonts w:eastAsia="Calibri"/>
        </w:rPr>
        <w:t xml:space="preserve"> (motivated in </w:t>
      </w:r>
      <w:r w:rsidR="001810EA">
        <w:rPr>
          <w:rFonts w:eastAsia="Calibri"/>
          <w:b/>
          <w:bCs/>
        </w:rPr>
        <w:t>Fig. 1.</w:t>
      </w:r>
      <w:r w:rsidR="001810EA">
        <w:rPr>
          <w:rFonts w:eastAsia="Calibri"/>
        </w:rPr>
        <w:t>)</w:t>
      </w:r>
      <w:r>
        <w:rPr>
          <w:rFonts w:eastAsia="Calibri"/>
        </w:rPr>
        <w:t xml:space="preserve"> (</w:t>
      </w:r>
      <w:proofErr w:type="gramStart"/>
      <w:r>
        <w:rPr>
          <w:rFonts w:eastAsia="Calibri"/>
        </w:rPr>
        <w:t>we</w:t>
      </w:r>
      <w:proofErr w:type="gramEnd"/>
      <w:r>
        <w:rPr>
          <w:rFonts w:eastAsia="Calibri"/>
        </w:rPr>
        <w:t xml:space="preserve"> refer to drug </w:t>
      </w:r>
      <w:r>
        <w:t>targets, enzymes, carrier</w:t>
      </w:r>
      <w:r w:rsidR="00EB4C40">
        <w:t>s</w:t>
      </w:r>
      <w:r>
        <w:t xml:space="preserve"> or transporter</w:t>
      </w:r>
      <w:r w:rsidR="00EB4C40">
        <w:t>s</w:t>
      </w:r>
      <w:r>
        <w:t xml:space="preserve"> as “targets” in the rest of this analysis)</w:t>
      </w:r>
      <w:r>
        <w:rPr>
          <w:rFonts w:eastAsia="Calibri"/>
        </w:rPr>
        <w:t>.</w:t>
      </w:r>
      <w:r w:rsidR="00705DD0">
        <w:rPr>
          <w:rFonts w:eastAsia="Calibri"/>
        </w:rPr>
        <w:t xml:space="preserve"> To complete this </w:t>
      </w:r>
      <w:proofErr w:type="gramStart"/>
      <w:r w:rsidR="00705DD0">
        <w:rPr>
          <w:rFonts w:eastAsia="Calibri"/>
        </w:rPr>
        <w:t>analysis</w:t>
      </w:r>
      <w:proofErr w:type="gramEnd"/>
      <w:r w:rsidR="00705DD0">
        <w:rPr>
          <w:rFonts w:eastAsia="Calibri"/>
        </w:rPr>
        <w:t xml:space="preserve"> we generated a novel set of drug-adverse-reaction (AR) pairs by extracting these relationships from the drugs’ labels. Informed by the success of our per-</w:t>
      </w:r>
      <w:proofErr w:type="spellStart"/>
      <w:r w:rsidR="00705DD0">
        <w:rPr>
          <w:rFonts w:eastAsia="Calibri"/>
        </w:rPr>
        <w:t>phneotype</w:t>
      </w:r>
      <w:proofErr w:type="spellEnd"/>
      <w:r w:rsidR="00705DD0">
        <w:rPr>
          <w:rFonts w:eastAsia="Calibri"/>
        </w:rPr>
        <w:t xml:space="preserve"> PPI approach, we used meta-analysis to prioritize proteins downstream of drugs labeled with the same AR and re-classified drugs using </w:t>
      </w:r>
      <w:r w:rsidR="00EB4C40">
        <w:rPr>
          <w:rFonts w:eastAsia="Calibri"/>
        </w:rPr>
        <w:t>these</w:t>
      </w:r>
      <w:r w:rsidR="00705DD0">
        <w:rPr>
          <w:rFonts w:eastAsia="Calibri"/>
        </w:rPr>
        <w:t xml:space="preserve"> network signature</w:t>
      </w:r>
      <w:r w:rsidR="00EB4C40">
        <w:rPr>
          <w:rFonts w:eastAsia="Calibri"/>
        </w:rPr>
        <w:t>s</w:t>
      </w:r>
      <w:r w:rsidR="00705DD0">
        <w:rPr>
          <w:rFonts w:eastAsia="Calibri"/>
        </w:rPr>
        <w:t xml:space="preserve">. We then </w:t>
      </w:r>
      <w:r w:rsidR="00A57AC6">
        <w:rPr>
          <w:rFonts w:eastAsia="Calibri"/>
        </w:rPr>
        <w:t>predicted DDIs</w:t>
      </w:r>
      <w:r w:rsidR="00802C84">
        <w:rPr>
          <w:rFonts w:eastAsia="Calibri"/>
        </w:rPr>
        <w:t xml:space="preserve"> for </w:t>
      </w:r>
      <w:r w:rsidR="003053B4">
        <w:rPr>
          <w:rFonts w:eastAsia="Calibri"/>
        </w:rPr>
        <w:t>drugs using their network class.</w:t>
      </w:r>
      <w:r w:rsidR="00F96EA5">
        <w:rPr>
          <w:rFonts w:eastAsia="Calibri"/>
        </w:rPr>
        <w:t xml:space="preserve"> We validated predicted combinations using novel observational studies </w:t>
      </w:r>
      <w:r w:rsidR="00985C1F">
        <w:rPr>
          <w:rFonts w:eastAsia="Calibri"/>
        </w:rPr>
        <w:t xml:space="preserve">in the electronic health record </w:t>
      </w:r>
      <w:r w:rsidR="00F96EA5">
        <w:rPr>
          <w:rFonts w:eastAsia="Calibri"/>
        </w:rPr>
        <w:t xml:space="preserve">and demonstrated an ability to detect rare DDIs </w:t>
      </w:r>
      <w:r w:rsidR="00985C1F">
        <w:rPr>
          <w:rFonts w:eastAsia="Calibri"/>
        </w:rPr>
        <w:t>using protein interactions downstream of their targets</w:t>
      </w:r>
      <w:r>
        <w:rPr>
          <w:rFonts w:eastAsia="Calibri"/>
        </w:rPr>
        <w:t>, suggesting a novel network</w:t>
      </w:r>
      <w:r w:rsidR="00E75439">
        <w:rPr>
          <w:rFonts w:eastAsia="Calibri"/>
        </w:rPr>
        <w:t>-based</w:t>
      </w:r>
      <w:r>
        <w:rPr>
          <w:rFonts w:eastAsia="Calibri"/>
        </w:rPr>
        <w:t xml:space="preserve"> mechanism for anticipating DDIs.</w:t>
      </w:r>
    </w:p>
    <w:p w14:paraId="198212F0" w14:textId="18A0CDC8" w:rsidR="007938B8" w:rsidRDefault="007938B8" w:rsidP="00DD225C">
      <w:pPr>
        <w:pStyle w:val="Teaser"/>
      </w:pPr>
    </w:p>
    <w:p w14:paraId="6EC880E3" w14:textId="23B13CC5" w:rsidR="002F3EFD" w:rsidRDefault="002F3EFD" w:rsidP="002F3EFD">
      <w:pPr>
        <w:pStyle w:val="Teaser"/>
        <w:rPr>
          <w:b/>
          <w:bCs/>
        </w:rPr>
      </w:pPr>
      <w:r w:rsidRPr="002F3EFD">
        <w:rPr>
          <w:b/>
          <w:bCs/>
        </w:rPr>
        <w:t>PathFX</w:t>
      </w:r>
      <w:r w:rsidR="00F648C5">
        <w:rPr>
          <w:b/>
          <w:bCs/>
        </w:rPr>
        <w:t xml:space="preserve">, </w:t>
      </w:r>
      <w:r w:rsidRPr="002F3EFD">
        <w:rPr>
          <w:b/>
          <w:bCs/>
        </w:rPr>
        <w:t xml:space="preserve">meta-analyses discover </w:t>
      </w:r>
      <w:r w:rsidR="00F648C5">
        <w:rPr>
          <w:b/>
          <w:bCs/>
        </w:rPr>
        <w:t>network signatures for drugs with the same AR</w:t>
      </w:r>
    </w:p>
    <w:p w14:paraId="53BFD20A" w14:textId="1BDE06E8" w:rsidR="00F648C5" w:rsidRDefault="003360D0" w:rsidP="002F3EFD">
      <w:pPr>
        <w:pStyle w:val="Teaser"/>
      </w:pPr>
      <w:r>
        <w:t xml:space="preserve">We first </w:t>
      </w:r>
      <w:r w:rsidR="00E966AA">
        <w:t>discovered</w:t>
      </w:r>
      <w:r>
        <w:t xml:space="preserve"> </w:t>
      </w:r>
      <w:r w:rsidR="00F648C5">
        <w:t>PPI</w:t>
      </w:r>
      <w:r>
        <w:t xml:space="preserve"> associations between a drug’s target</w:t>
      </w:r>
      <w:r w:rsidR="00091FB8">
        <w:t>(</w:t>
      </w:r>
      <w:r>
        <w:t>s</w:t>
      </w:r>
      <w:r w:rsidR="00091FB8">
        <w:t>)</w:t>
      </w:r>
      <w:r>
        <w:t xml:space="preserve"> and adverse </w:t>
      </w:r>
      <w:r w:rsidR="00F60414">
        <w:t xml:space="preserve">drug reactions </w:t>
      </w:r>
      <w:r>
        <w:t xml:space="preserve">listed </w:t>
      </w:r>
      <w:r w:rsidR="00F60414">
        <w:t>in the drug product’s FDA-approved</w:t>
      </w:r>
      <w:r>
        <w:t xml:space="preserve"> drug label</w:t>
      </w:r>
      <w:r w:rsidR="00F60414">
        <w:t>ing</w:t>
      </w:r>
      <w:r>
        <w:t xml:space="preserve">. Specifically, we </w:t>
      </w:r>
      <w:r w:rsidR="00F60414">
        <w:t xml:space="preserve">focused </w:t>
      </w:r>
      <w:r w:rsidR="003E3156">
        <w:t>our</w:t>
      </w:r>
      <w:r>
        <w:t xml:space="preserve"> investigat</w:t>
      </w:r>
      <w:r w:rsidR="00F60414">
        <w:t>ion on</w:t>
      </w:r>
      <w:r>
        <w:t xml:space="preserve"> </w:t>
      </w:r>
      <w:r w:rsidR="002D4EAD">
        <w:t xml:space="preserve">a list of </w:t>
      </w:r>
      <w:r>
        <w:t xml:space="preserve">designated medical events which are adverse drug </w:t>
      </w:r>
      <w:r w:rsidR="00F60414">
        <w:t>reactions</w:t>
      </w:r>
      <w:r w:rsidR="00234DB7">
        <w:t xml:space="preserve"> (ARs)</w:t>
      </w:r>
      <w:r>
        <w:t xml:space="preserve"> of high priority in regulatory review.</w:t>
      </w:r>
      <w:r w:rsidR="00F648C5">
        <w:t xml:space="preserve"> We used a natural language processing method to extract ARs from the warnings, boxed warnings, and precautions sections of the drugs’ labels. </w:t>
      </w:r>
      <w:r w:rsidR="00F648C5" w:rsidRPr="00F648C5">
        <w:t xml:space="preserve">This analysis yielded associations between 1,970 drugs and 34 </w:t>
      </w:r>
      <w:r w:rsidR="00F648C5">
        <w:t>ARs</w:t>
      </w:r>
      <w:r w:rsidR="00F648C5" w:rsidRPr="00F648C5">
        <w:t xml:space="preserve">. </w:t>
      </w:r>
      <w:r w:rsidR="00F648C5">
        <w:t>This provided a unique dataset for interrogating network signatures of drugs associated with ARs.</w:t>
      </w:r>
      <w:r>
        <w:t xml:space="preserve"> </w:t>
      </w:r>
    </w:p>
    <w:p w14:paraId="41C5F568" w14:textId="320C17C0" w:rsidR="00E966AA" w:rsidRDefault="00F648C5" w:rsidP="002F3EFD">
      <w:pPr>
        <w:pStyle w:val="Teaser"/>
      </w:pPr>
      <w:r>
        <w:t xml:space="preserve">For network analysis, we restricted our </w:t>
      </w:r>
      <w:proofErr w:type="spellStart"/>
      <w:r>
        <w:t>analyis</w:t>
      </w:r>
      <w:proofErr w:type="spellEnd"/>
      <w:r>
        <w:t xml:space="preserve"> to 1,136 drugs that had drug-binding proteins listed in DrugBank</w:t>
      </w:r>
      <w:r w:rsidR="005755A6">
        <w:rPr>
          <w:rFonts w:eastAsia="Calibri"/>
        </w:rPr>
        <w:fldChar w:fldCharType="begin"/>
      </w:r>
      <w:r w:rsidR="005755A6">
        <w:rPr>
          <w:rFonts w:eastAsia="Calibri"/>
        </w:rPr>
        <w:instrText xml:space="preserve"> ADDIN PAPERS2_CITATIONS &lt;citation&gt;&lt;priority&gt;7&lt;/priority&gt;&lt;uuid&gt;02A3EA70-7349-4539-86FF-ED9939E9B8A8&lt;/uuid&gt;&lt;publications&gt;&lt;publication&gt;&lt;subtype&gt;400&lt;/subtype&gt;&lt;title&gt;DrugBank: a comprehensive resource for in silico drug discovery and exploration.&lt;/title&gt;&lt;url&gt;https://academic.oup.com/nar/article-lookup/doi/10.1093/nar/gkj067&lt;/url&gt;&lt;volume&gt;34&lt;/volume&gt;&lt;publication_date&gt;99200601011200000000222000&lt;/publication_date&gt;&lt;uuid&gt;780804CB-0E39-4512-B910-F594F7FF587F&lt;/uuid&gt;&lt;type&gt;400&lt;/type&gt;&lt;number&gt;Database issue&lt;/number&gt;&lt;doi&gt;10.1093/nar/gkj067&lt;/doi&gt;&lt;institution&gt;Department of Computing Science, University of Alberta, Edmonton, AB, Canada T6G 2E8. david.wishart@ualberta.ca&lt;/institution&gt;&lt;startpage&gt;D668&lt;/startpage&gt;&lt;endpage&gt;72&lt;/endpage&gt;&lt;bundle&gt;&lt;publication&gt;&lt;title&gt;Nucleic Acids Research&lt;/title&gt;&lt;uuid&gt;77B9E7DD-0BF1-416E-99FA-12526CA70A29&lt;/uuid&gt;&lt;subtype&gt;-100&lt;/subtype&gt;&lt;publisher&gt;Oxford University Press&lt;/publisher&gt;&lt;type&gt;-100&lt;/type&gt;&lt;/publication&gt;&lt;/bundle&gt;&lt;authors&gt;&lt;author&gt;&lt;lastName&gt;Wishart&lt;/lastName&gt;&lt;firstName&gt;David&lt;/firstName&gt;&lt;middleNames&gt;S&lt;/middleNames&gt;&lt;/author&gt;&lt;author&gt;&lt;lastName&gt;Knox&lt;/lastName&gt;&lt;firstName&gt;Craig&lt;/firstName&gt;&lt;/author&gt;&lt;author&gt;&lt;lastName&gt;Guo&lt;/lastName&gt;&lt;firstName&gt;An&lt;/firstName&gt;&lt;middleNames&gt;Chi&lt;/middleNames&gt;&lt;/author&gt;&lt;author&gt;&lt;lastName&gt;Shrivastava&lt;/lastName&gt;&lt;firstName&gt;Savita&lt;/firstName&gt;&lt;/author&gt;&lt;author&gt;&lt;lastName&gt;Hassanali&lt;/lastName&gt;&lt;firstName&gt;Murtaza&lt;/firstName&gt;&lt;/author&gt;&lt;author&gt;&lt;lastName&gt;Stothard&lt;/lastName&gt;&lt;firstName&gt;Paul&lt;/firstName&gt;&lt;/author&gt;&lt;author&gt;&lt;lastName&gt;Chang&lt;/lastName&gt;&lt;firstName&gt;Zhan&lt;/firstName&gt;&lt;/author&gt;&lt;author&gt;&lt;lastName&gt;Woolsey&lt;/lastName&gt;&lt;firstName&gt;Jennifer&lt;/firstName&gt;&lt;/author&gt;&lt;/authors&gt;&lt;/publication&gt;&lt;/publications&gt;&lt;cites&gt;&lt;/cites&gt;&lt;/citation&gt;</w:instrText>
      </w:r>
      <w:r w:rsidR="005755A6">
        <w:rPr>
          <w:rFonts w:eastAsia="Calibri"/>
        </w:rPr>
        <w:fldChar w:fldCharType="separate"/>
      </w:r>
      <w:r w:rsidR="005755A6">
        <w:rPr>
          <w:rFonts w:eastAsia="Calibri"/>
        </w:rPr>
        <w:t>(</w:t>
      </w:r>
      <w:r w:rsidR="005755A6">
        <w:rPr>
          <w:rFonts w:eastAsia="Calibri"/>
          <w:i/>
          <w:iCs/>
        </w:rPr>
        <w:t>9</w:t>
      </w:r>
      <w:r w:rsidR="005755A6">
        <w:rPr>
          <w:rFonts w:eastAsia="Calibri"/>
        </w:rPr>
        <w:t>)</w:t>
      </w:r>
      <w:r w:rsidR="005755A6">
        <w:rPr>
          <w:rFonts w:eastAsia="Calibri"/>
        </w:rPr>
        <w:fldChar w:fldCharType="end"/>
      </w:r>
      <w:r w:rsidR="005D4145">
        <w:rPr>
          <w:rFonts w:eastAsia="Calibri"/>
        </w:rPr>
        <w:t xml:space="preserve"> and further restricted to 970 drugs whose targets were connected in our PPI network</w:t>
      </w:r>
      <w:r w:rsidR="005755A6">
        <w:rPr>
          <w:rFonts w:eastAsia="Calibri"/>
        </w:rPr>
        <w:fldChar w:fldCharType="begin"/>
      </w:r>
      <w:r w:rsidR="005755A6">
        <w:rPr>
          <w:rFonts w:eastAsia="Calibri"/>
        </w:rPr>
        <w:instrText xml:space="preserve"> ADDIN PAPERS2_CITATIONS &lt;citation&gt;&lt;priority&gt;8&lt;/priority&gt;&lt;uuid&gt;6ED1CA6E-94B8-4636-9C73-83E79414A205&lt;/uuid&gt;&lt;publications&gt;&lt;publication&gt;&lt;subtype&gt;400&lt;/subtype&gt;&lt;publisher&gt;Public Library of Science&lt;/publisher&gt;&lt;title&gt;PathFX provides mechanistic insights into drug efficacy and safety for regulatory review and therapeutic development&lt;/title&gt;&lt;url&gt;http://dx.plos.org/10.1371/journal.pcbi.1006614&lt;/url&gt;&lt;volume&gt;14&lt;/volume&gt;&lt;publication_date&gt;99201812071200000000222000&lt;/publication_date&gt;&lt;uuid&gt;89BF45B4-E71F-4B4A-A87F-72D061E7508F&lt;/uuid&gt;&lt;type&gt;400&lt;/type&gt;&lt;number&gt;12&lt;/number&gt;&lt;doi&gt;10.1371/journal.pcbi.1006614&lt;/doi&gt;&lt;startpage&gt;e1006614&lt;/startpage&gt;&lt;endpage&gt;27&lt;/endpage&gt;&lt;bundle&gt;&lt;publication&gt;&lt;title&gt;PLoS computational biology&lt;/title&gt;&lt;uuid&gt;5FC795DD-E0AD-400C-97E6-117626AACE93&lt;/uuid&gt;&lt;subtype&gt;-100&lt;/subtype&gt;&lt;publisher&gt;Public Library of Science&lt;/publisher&gt;&lt;type&gt;-100&lt;/type&gt;&lt;citekey&gt;Anonymous:S/hY2jPn&lt;/citekey&gt;&lt;/publication&gt;&lt;/bundle&gt;&lt;authors&gt;&lt;author&gt;&lt;lastName&gt;Wilson&lt;/lastName&gt;&lt;firstName&gt;Jennifer&lt;/firstName&gt;&lt;middleNames&gt;L&lt;/middleNames&gt;&lt;/author&gt;&lt;author&gt;&lt;lastName&gt;Racz&lt;/lastName&gt;&lt;firstName&gt;Rebecca&lt;/firstName&gt;&lt;/author&gt;&lt;author&gt;&lt;lastName&gt;Liu&lt;/lastName&gt;&lt;firstName&gt;Tianyun&lt;/firstName&gt;&lt;/author&gt;&lt;author&gt;&lt;lastName&gt;Adeniyi&lt;/lastName&gt;&lt;firstName&gt;Oluseyi&lt;/firstName&gt;&lt;/author&gt;&lt;author&gt;&lt;lastName&gt;Sun&lt;/lastName&gt;&lt;firstName&gt;Jielin&lt;/firstName&gt;&lt;/author&gt;&lt;author&gt;&lt;lastName&gt;Ramamoorthy&lt;/lastName&gt;&lt;firstName&gt;Anuradha&lt;/firstName&gt;&lt;/author&gt;&lt;author&gt;&lt;lastName&gt;Pacanowski&lt;/lastName&gt;&lt;firstName&gt;Michael&lt;/firstName&gt;&lt;/author&gt;&lt;author&gt;&lt;lastName&gt;Altman&lt;/lastName&gt;&lt;firstName&gt;Russ&lt;/firstName&gt;&lt;/author&gt;&lt;/authors&gt;&lt;editors&gt;&lt;author&gt;&lt;lastName&gt;Schlessinger&lt;/lastName&gt;&lt;firstName&gt;Avner&lt;/firstName&gt;&lt;/author&gt;&lt;/editors&gt;&lt;/publication&gt;&lt;/publications&gt;&lt;cites&gt;&lt;/cites&gt;&lt;/citation&gt;</w:instrText>
      </w:r>
      <w:r w:rsidR="005755A6">
        <w:rPr>
          <w:rFonts w:eastAsia="Calibri"/>
        </w:rPr>
        <w:fldChar w:fldCharType="separate"/>
      </w:r>
      <w:r w:rsidR="005755A6">
        <w:rPr>
          <w:rFonts w:eastAsia="Calibri"/>
        </w:rPr>
        <w:t>(</w:t>
      </w:r>
      <w:r w:rsidR="005755A6">
        <w:rPr>
          <w:rFonts w:eastAsia="Calibri"/>
          <w:i/>
          <w:iCs/>
        </w:rPr>
        <w:t>2</w:t>
      </w:r>
      <w:r w:rsidR="005755A6">
        <w:rPr>
          <w:rFonts w:eastAsia="Calibri"/>
        </w:rPr>
        <w:t>)</w:t>
      </w:r>
      <w:r w:rsidR="005755A6">
        <w:rPr>
          <w:rFonts w:eastAsia="Calibri"/>
        </w:rPr>
        <w:fldChar w:fldCharType="end"/>
      </w:r>
      <w:r>
        <w:t xml:space="preserve">. </w:t>
      </w:r>
      <w:r w:rsidR="003360D0">
        <w:t xml:space="preserve">We used the PathFX </w:t>
      </w:r>
      <w:r w:rsidR="00B004FE">
        <w:t xml:space="preserve">algorithm </w:t>
      </w:r>
      <w:r w:rsidR="00ED135E">
        <w:fldChar w:fldCharType="begin"/>
      </w:r>
      <w:r w:rsidR="005755A6">
        <w:instrText xml:space="preserve"> ADDIN PAPERS2_CITATIONS &lt;citation&gt;&lt;priority&gt;6&lt;/priority&gt;&lt;uuid&gt;0C5A5789-09BC-450A-9A9F-A4E3FD719363&lt;/uuid&gt;&lt;publications&gt;&lt;publication&gt;&lt;subtype&gt;400&lt;/subtype&gt;&lt;publisher&gt;Public Library of Science&lt;/publisher&gt;&lt;title&gt;PathFX provides mechanistic insights into drug efficacy and safety for regulatory review and therapeutic development&lt;/title&gt;&lt;url&gt;http://dx.plos.org/10.1371/journal.pcbi.1006614&lt;/url&gt;&lt;volume&gt;14&lt;/volume&gt;&lt;publication_date&gt;99201812071200000000222000&lt;/publication_date&gt;&lt;uuid&gt;89BF45B4-E71F-4B4A-A87F-72D061E7508F&lt;/uuid&gt;&lt;type&gt;400&lt;/type&gt;&lt;number&gt;12&lt;/number&gt;&lt;doi&gt;10.1371/journal.pcbi.1006614&lt;/doi&gt;&lt;startpage&gt;e1006614&lt;/startpage&gt;&lt;endpage&gt;27&lt;/endpage&gt;&lt;bundle&gt;&lt;publication&gt;&lt;title&gt;PLoS computational biology&lt;/title&gt;&lt;uuid&gt;5FC795DD-E0AD-400C-97E6-117626AACE93&lt;/uuid&gt;&lt;subtype&gt;-100&lt;/subtype&gt;&lt;publisher&gt;Public Library of Science&lt;/publisher&gt;&lt;type&gt;-100&lt;/type&gt;&lt;citekey&gt;Anonymous:S/hY2jPn&lt;/citekey&gt;&lt;/publication&gt;&lt;/bundle&gt;&lt;authors&gt;&lt;author&gt;&lt;lastName&gt;Wilson&lt;/lastName&gt;&lt;firstName&gt;Jennifer&lt;/firstName&gt;&lt;middleNames&gt;L&lt;/middleNames&gt;&lt;/author&gt;&lt;author&gt;&lt;lastName&gt;Racz&lt;/lastName&gt;&lt;firstName&gt;Rebecca&lt;/firstName&gt;&lt;/author&gt;&lt;author&gt;&lt;lastName&gt;Liu&lt;/lastName&gt;&lt;firstName&gt;Tianyun&lt;/firstName&gt;&lt;/author&gt;&lt;author&gt;&lt;lastName&gt;Adeniyi&lt;/lastName&gt;&lt;firstName&gt;Oluseyi&lt;/firstName&gt;&lt;/author&gt;&lt;author&gt;&lt;lastName&gt;Sun&lt;/lastName&gt;&lt;firstName&gt;Jielin&lt;/firstName&gt;&lt;/author&gt;&lt;author&gt;&lt;lastName&gt;Ramamoorthy&lt;/lastName&gt;&lt;firstName&gt;Anuradha&lt;/firstName&gt;&lt;/author&gt;&lt;author&gt;&lt;lastName&gt;Pacanowski&lt;/lastName&gt;&lt;firstName&gt;Michael&lt;/firstName&gt;&lt;/author&gt;&lt;author&gt;&lt;lastName&gt;Altman&lt;/lastName&gt;&lt;firstName&gt;Russ&lt;/firstName&gt;&lt;/author&gt;&lt;/authors&gt;&lt;editors&gt;&lt;author&gt;&lt;lastName&gt;Schlessinger&lt;/lastName&gt;&lt;firstName&gt;Avner&lt;/firstName&gt;&lt;/author&gt;&lt;/editors&gt;&lt;/publication&gt;&lt;/publications&gt;&lt;cites&gt;&lt;/cites&gt;&lt;/citation&gt;</w:instrText>
      </w:r>
      <w:r w:rsidR="00ED135E">
        <w:fldChar w:fldCharType="separate"/>
      </w:r>
      <w:r w:rsidR="005755A6">
        <w:rPr>
          <w:rFonts w:eastAsia="Calibri"/>
        </w:rPr>
        <w:t>(</w:t>
      </w:r>
      <w:r w:rsidR="005755A6">
        <w:rPr>
          <w:rFonts w:eastAsia="Calibri"/>
          <w:i/>
          <w:iCs/>
        </w:rPr>
        <w:t>2</w:t>
      </w:r>
      <w:r w:rsidR="005755A6">
        <w:rPr>
          <w:rFonts w:eastAsia="Calibri"/>
        </w:rPr>
        <w:t>)</w:t>
      </w:r>
      <w:r w:rsidR="00ED135E">
        <w:fldChar w:fldCharType="end"/>
      </w:r>
      <w:r w:rsidR="003360D0">
        <w:t xml:space="preserve"> to </w:t>
      </w:r>
      <w:r w:rsidR="00234DB7">
        <w:t>create</w:t>
      </w:r>
      <w:r w:rsidR="003360D0">
        <w:t xml:space="preserve"> networks for </w:t>
      </w:r>
      <w:r>
        <w:t>these drugs</w:t>
      </w:r>
      <w:r w:rsidR="003360D0">
        <w:t xml:space="preserve"> (</w:t>
      </w:r>
      <w:r w:rsidR="00E07714" w:rsidRPr="00E07714">
        <w:rPr>
          <w:b/>
          <w:bCs/>
        </w:rPr>
        <w:t xml:space="preserve">Fig. </w:t>
      </w:r>
      <w:r w:rsidR="00E07714">
        <w:rPr>
          <w:b/>
          <w:bCs/>
        </w:rPr>
        <w:t>2</w:t>
      </w:r>
      <w:r w:rsidR="00E07714" w:rsidRPr="00E07714">
        <w:rPr>
          <w:b/>
          <w:bCs/>
        </w:rPr>
        <w:t>.,</w:t>
      </w:r>
      <w:r w:rsidR="00E07714">
        <w:t xml:space="preserve"> </w:t>
      </w:r>
      <w:r w:rsidR="003360D0" w:rsidRPr="00F9396B">
        <w:rPr>
          <w:b/>
          <w:bCs/>
        </w:rPr>
        <w:t>Sup. File 1.</w:t>
      </w:r>
      <w:r w:rsidR="003360D0" w:rsidRPr="00F9396B">
        <w:t>)</w:t>
      </w:r>
      <w:r w:rsidR="00103D8E" w:rsidRPr="00F9396B">
        <w:t>.</w:t>
      </w:r>
      <w:r w:rsidR="00103D8E">
        <w:t xml:space="preserve"> </w:t>
      </w:r>
      <w:r w:rsidR="00677325">
        <w:t xml:space="preserve">Compared to other PPI network models, </w:t>
      </w:r>
      <w:r w:rsidR="004B19AE">
        <w:t xml:space="preserve">PathFX </w:t>
      </w:r>
      <w:r w:rsidR="00F60414">
        <w:t>use</w:t>
      </w:r>
      <w:r w:rsidR="00F31261">
        <w:t>d</w:t>
      </w:r>
      <w:r w:rsidR="004B19AE">
        <w:t xml:space="preserve"> </w:t>
      </w:r>
      <w:r>
        <w:t>the amount and quality of evidence supporting PPIs around drug targets to prioritize downstream proteins and then use</w:t>
      </w:r>
      <w:r w:rsidR="00F31261">
        <w:t>d</w:t>
      </w:r>
      <w:r>
        <w:t xml:space="preserve"> statistical enrichment to discover phenotypes enriched in the drug’s network. </w:t>
      </w:r>
      <w:r w:rsidR="00103D8E">
        <w:t>PathFX discovered network associations for 424 drugs to 24 ARs.</w:t>
      </w:r>
    </w:p>
    <w:p w14:paraId="554F73B6" w14:textId="6C86CDF1" w:rsidR="005D4145" w:rsidRDefault="005E7936" w:rsidP="0014178D">
      <w:pPr>
        <w:pStyle w:val="Teaser"/>
        <w:ind w:firstLine="720"/>
      </w:pPr>
      <w:r>
        <w:lastRenderedPageBreak/>
        <w:t>T</w:t>
      </w:r>
      <w:r w:rsidR="00010EA6">
        <w:t>his analysis discover</w:t>
      </w:r>
      <w:r>
        <w:t>ed</w:t>
      </w:r>
      <w:r w:rsidR="00010EA6">
        <w:t xml:space="preserve"> downstream proteins </w:t>
      </w:r>
      <w:r w:rsidR="0087329B">
        <w:t xml:space="preserve">that were common to multiple drug-AR pairs and </w:t>
      </w:r>
      <w:r w:rsidR="00103D8E">
        <w:t>distin</w:t>
      </w:r>
      <w:r w:rsidR="00F31261">
        <w:t>c</w:t>
      </w:r>
      <w:r w:rsidR="00103D8E">
        <w:t>t to</w:t>
      </w:r>
      <w:r w:rsidR="0087329B">
        <w:t xml:space="preserve"> </w:t>
      </w:r>
      <w:r w:rsidR="00064B63">
        <w:t>AR</w:t>
      </w:r>
      <w:r w:rsidR="0087329B">
        <w:t xml:space="preserve">s </w:t>
      </w:r>
      <w:r w:rsidR="00010EA6">
        <w:t>(</w:t>
      </w:r>
      <w:r w:rsidR="00010EA6" w:rsidRPr="00B557AD">
        <w:rPr>
          <w:b/>
          <w:bCs/>
        </w:rPr>
        <w:t>Fig 3</w:t>
      </w:r>
      <w:r w:rsidR="00C819BB" w:rsidRPr="00B557AD">
        <w:rPr>
          <w:b/>
          <w:bCs/>
        </w:rPr>
        <w:t>A</w:t>
      </w:r>
      <w:r w:rsidR="00010EA6" w:rsidRPr="00B557AD">
        <w:rPr>
          <w:b/>
          <w:bCs/>
        </w:rPr>
        <w:t>.</w:t>
      </w:r>
      <w:r w:rsidR="00010EA6" w:rsidRPr="00B557AD">
        <w:t>,</w:t>
      </w:r>
      <w:r w:rsidR="00010EA6">
        <w:t xml:space="preserve"> </w:t>
      </w:r>
      <w:r w:rsidR="00010EA6">
        <w:rPr>
          <w:b/>
          <w:bCs/>
        </w:rPr>
        <w:t>Sup</w:t>
      </w:r>
      <w:r w:rsidR="006F3E53">
        <w:rPr>
          <w:b/>
          <w:bCs/>
        </w:rPr>
        <w:t>.</w:t>
      </w:r>
      <w:r w:rsidR="00010EA6">
        <w:rPr>
          <w:b/>
          <w:bCs/>
        </w:rPr>
        <w:t xml:space="preserve"> File 2.</w:t>
      </w:r>
      <w:r w:rsidR="00010EA6" w:rsidRPr="006F3E53">
        <w:t>,</w:t>
      </w:r>
      <w:r w:rsidR="00010EA6">
        <w:rPr>
          <w:b/>
          <w:bCs/>
        </w:rPr>
        <w:t xml:space="preserve"> Sup</w:t>
      </w:r>
      <w:r w:rsidR="006F3E53">
        <w:rPr>
          <w:b/>
          <w:bCs/>
        </w:rPr>
        <w:t>.</w:t>
      </w:r>
      <w:r w:rsidR="00010EA6">
        <w:rPr>
          <w:b/>
          <w:bCs/>
        </w:rPr>
        <w:t xml:space="preserve"> File 3.</w:t>
      </w:r>
      <w:r w:rsidR="00010EA6">
        <w:t>).</w:t>
      </w:r>
      <w:r w:rsidR="002F3EFD">
        <w:t xml:space="preserve"> </w:t>
      </w:r>
      <w:r w:rsidR="00206C0B">
        <w:t xml:space="preserve">For </w:t>
      </w:r>
      <w:r w:rsidR="004E3152">
        <w:t xml:space="preserve">example, </w:t>
      </w:r>
      <w:r w:rsidR="009E63BC">
        <w:t xml:space="preserve">for </w:t>
      </w:r>
      <w:r w:rsidR="00206C0B">
        <w:t>drug</w:t>
      </w:r>
      <w:r w:rsidR="004E3152">
        <w:t>s</w:t>
      </w:r>
      <w:r w:rsidR="00206C0B">
        <w:t xml:space="preserve"> </w:t>
      </w:r>
      <w:proofErr w:type="spellStart"/>
      <w:r w:rsidR="00206C0B">
        <w:t>labled</w:t>
      </w:r>
      <w:proofErr w:type="spellEnd"/>
      <w:r w:rsidR="00206C0B">
        <w:t xml:space="preserve"> with</w:t>
      </w:r>
      <w:r w:rsidR="002F3EFD">
        <w:t xml:space="preserve"> sepsis</w:t>
      </w:r>
      <w:r w:rsidR="00206C0B">
        <w:t xml:space="preserve">, </w:t>
      </w:r>
      <w:r w:rsidR="009E63BC">
        <w:t xml:space="preserve">their </w:t>
      </w:r>
      <w:r w:rsidR="00206C0B">
        <w:t>networks shared drug-binding and downstream proteins</w:t>
      </w:r>
      <w:r w:rsidR="00C819BB">
        <w:t xml:space="preserve"> (</w:t>
      </w:r>
      <w:r w:rsidR="00C819BB">
        <w:rPr>
          <w:b/>
          <w:bCs/>
        </w:rPr>
        <w:t>Fig. 3B</w:t>
      </w:r>
      <w:r w:rsidR="00C819BB">
        <w:t>)</w:t>
      </w:r>
      <w:r w:rsidR="00206C0B">
        <w:t xml:space="preserve">. </w:t>
      </w:r>
      <w:proofErr w:type="spellStart"/>
      <w:r w:rsidR="00103D8E">
        <w:t>Beause</w:t>
      </w:r>
      <w:proofErr w:type="spellEnd"/>
      <w:r w:rsidR="00103D8E">
        <w:t xml:space="preserve"> of these patterns, we reclassified drugs </w:t>
      </w:r>
      <w:r w:rsidR="00C819BB">
        <w:t xml:space="preserve">based on </w:t>
      </w:r>
      <w:r w:rsidR="0025481C">
        <w:t xml:space="preserve">shared </w:t>
      </w:r>
      <w:r w:rsidR="00103D8E">
        <w:t>downstream proteins</w:t>
      </w:r>
      <w:r w:rsidR="0025481C">
        <w:t xml:space="preserve"> (</w:t>
      </w:r>
      <w:r w:rsidR="0025481C">
        <w:rPr>
          <w:b/>
          <w:bCs/>
        </w:rPr>
        <w:t>Fig. 2B</w:t>
      </w:r>
      <w:r w:rsidR="0025481C">
        <w:t>)</w:t>
      </w:r>
      <w:r w:rsidR="00103D8E">
        <w:t xml:space="preserve">. </w:t>
      </w:r>
      <w:r w:rsidR="00C819BB">
        <w:t xml:space="preserve">For instance, multiple drugs associated with sepsis contained adrenoreceptor beta 2 (ADRB2) </w:t>
      </w:r>
      <w:r w:rsidR="0025481C">
        <w:t>downstream of their drug targets; this yielded two new classes</w:t>
      </w:r>
      <w:r w:rsidR="005D4145">
        <w:t xml:space="preserve"> for sepsis-associated drugs</w:t>
      </w:r>
      <w:r w:rsidR="0025481C">
        <w:t xml:space="preserve">: “ADBR2 network” drugs and “non-ADBR2 network” drugs. We repeated this reclassification for all shared downstream proteins across all 24 </w:t>
      </w:r>
      <w:proofErr w:type="gramStart"/>
      <w:r w:rsidR="0025481C">
        <w:t>ARs</w:t>
      </w:r>
      <w:r w:rsidR="0055599F">
        <w:t>, and</w:t>
      </w:r>
      <w:proofErr w:type="gramEnd"/>
      <w:r w:rsidR="0055599F">
        <w:t xml:space="preserve"> tracked two types of network proteins for classification – </w:t>
      </w:r>
      <w:r w:rsidR="0055599F">
        <w:t>AR-associated network proteins</w:t>
      </w:r>
      <w:r w:rsidR="0055599F">
        <w:t xml:space="preserve"> (ARPs) or any protein on a shortest-path between a drug target and AR protein (SPs)</w:t>
      </w:r>
      <w:r w:rsidR="0025481C">
        <w:t>.</w:t>
      </w:r>
      <w:r w:rsidR="005D4145">
        <w:t xml:space="preserve"> We </w:t>
      </w:r>
      <w:r w:rsidR="005D4145" w:rsidRPr="00F9396B">
        <w:t>discovered 172 network classes across 12 ARs</w:t>
      </w:r>
      <w:r w:rsidR="0014178D" w:rsidRPr="00F9396B">
        <w:t xml:space="preserve"> </w:t>
      </w:r>
      <w:r w:rsidR="0055599F" w:rsidRPr="00F9396B">
        <w:t xml:space="preserve">or </w:t>
      </w:r>
      <w:r w:rsidR="0014178D" w:rsidRPr="00F9396B">
        <w:t>1</w:t>
      </w:r>
      <w:r w:rsidR="00677325" w:rsidRPr="00F9396B">
        <w:t>,</w:t>
      </w:r>
      <w:r w:rsidR="0014178D" w:rsidRPr="00F9396B">
        <w:t>623 classes across 24 ARs</w:t>
      </w:r>
      <w:r w:rsidR="00A8223B" w:rsidRPr="00F9396B">
        <w:t xml:space="preserve"> </w:t>
      </w:r>
      <w:r w:rsidR="0055599F" w:rsidRPr="00F9396B">
        <w:t>using ARPs, or SPs, respectively</w:t>
      </w:r>
      <w:r w:rsidR="005D4145" w:rsidRPr="00F9396B">
        <w:t>.</w:t>
      </w:r>
      <w:r w:rsidR="005D4145">
        <w:t xml:space="preserve"> </w:t>
      </w:r>
    </w:p>
    <w:p w14:paraId="5DC2325C" w14:textId="6A550917" w:rsidR="00010EA6" w:rsidRDefault="005D4145" w:rsidP="00A92FE9">
      <w:pPr>
        <w:pStyle w:val="Teaser"/>
        <w:ind w:firstLine="720"/>
      </w:pPr>
      <w:r>
        <w:t xml:space="preserve">We </w:t>
      </w:r>
      <w:r w:rsidR="0025481C">
        <w:t>predict</w:t>
      </w:r>
      <w:r>
        <w:t>ed</w:t>
      </w:r>
      <w:r w:rsidR="0025481C">
        <w:t xml:space="preserve"> novel DDIs</w:t>
      </w:r>
      <w:r>
        <w:t xml:space="preserve"> for each class</w:t>
      </w:r>
      <w:r w:rsidR="0025481C">
        <w:t xml:space="preserve"> where non-AR drug</w:t>
      </w:r>
      <w:r w:rsidR="00EB4C40">
        <w:t xml:space="preserve">s </w:t>
      </w:r>
      <w:r w:rsidR="002E5D7F">
        <w:t>had target proteins</w:t>
      </w:r>
      <w:r>
        <w:t xml:space="preserve"> downstream </w:t>
      </w:r>
      <w:r w:rsidR="002E5D7F">
        <w:t>in</w:t>
      </w:r>
      <w:r>
        <w:t xml:space="preserve"> the network class</w:t>
      </w:r>
      <w:r w:rsidR="0025481C">
        <w:t xml:space="preserve">. For instance, </w:t>
      </w:r>
      <w:r w:rsidR="00103D8E">
        <w:t xml:space="preserve">ADBR2 is </w:t>
      </w:r>
      <w:r w:rsidR="0025481C">
        <w:t xml:space="preserve">a </w:t>
      </w:r>
      <w:r w:rsidR="00103D8E">
        <w:t>target for the drug albuterol</w:t>
      </w:r>
      <w:r w:rsidR="0025481C">
        <w:t xml:space="preserve"> and albuterol is not associated with sepsis on its label. We predicted that “ADBR2 network” drugs would interact with albuterol to affect sepsis outcomes. </w:t>
      </w:r>
      <w:r w:rsidR="00A92FE9">
        <w:t xml:space="preserve">In total, we </w:t>
      </w:r>
      <w:r w:rsidR="00C819BB">
        <w:t>predicte</w:t>
      </w:r>
      <w:r w:rsidR="00C819BB" w:rsidRPr="00F9396B">
        <w:t xml:space="preserve">d </w:t>
      </w:r>
      <w:r w:rsidR="00FA2B3E" w:rsidRPr="00F9396B">
        <w:t>18,988</w:t>
      </w:r>
      <w:r w:rsidR="0014178D" w:rsidRPr="00F9396B">
        <w:t xml:space="preserve"> (51,605)</w:t>
      </w:r>
      <w:r w:rsidR="00FA2B3E" w:rsidRPr="00F9396B">
        <w:t xml:space="preserve"> drug-drug-AR combinations</w:t>
      </w:r>
      <w:r w:rsidRPr="00F9396B">
        <w:t xml:space="preserve"> </w:t>
      </w:r>
      <w:r w:rsidR="000039B2" w:rsidRPr="00F9396B">
        <w:t>from</w:t>
      </w:r>
      <w:r w:rsidRPr="00F9396B">
        <w:t xml:space="preserve"> network classification</w:t>
      </w:r>
      <w:r w:rsidR="000039B2" w:rsidRPr="00F9396B">
        <w:t xml:space="preserve"> using ARPs, or SPs, respectively</w:t>
      </w:r>
      <w:r w:rsidR="00FA2B3E" w:rsidRPr="00F9396B">
        <w:t xml:space="preserve">. We further removed </w:t>
      </w:r>
      <w:r w:rsidR="00A92FE9" w:rsidRPr="00F9396B">
        <w:t>predicted DDIs</w:t>
      </w:r>
      <w:r w:rsidR="00FA2B3E" w:rsidRPr="00F9396B">
        <w:t xml:space="preserve"> if the drugs shared any </w:t>
      </w:r>
      <w:r w:rsidR="002E5D7F" w:rsidRPr="00F9396B">
        <w:t>target</w:t>
      </w:r>
      <w:r w:rsidR="00FA2B3E" w:rsidRPr="00F9396B">
        <w:t xml:space="preserve"> proteins</w:t>
      </w:r>
      <w:r w:rsidRPr="00F9396B">
        <w:t xml:space="preserve"> </w:t>
      </w:r>
      <w:r w:rsidR="00EB4C40" w:rsidRPr="00F9396B">
        <w:t>because we were motivated to understand DDI effects due to downstream proteins</w:t>
      </w:r>
      <w:r w:rsidRPr="00F9396B">
        <w:t xml:space="preserve">. </w:t>
      </w:r>
      <w:r w:rsidR="00FA2B3E" w:rsidRPr="00F9396B">
        <w:t>This yielded 6,098</w:t>
      </w:r>
      <w:r w:rsidR="00C61860" w:rsidRPr="00F9396B">
        <w:t xml:space="preserve"> (19,741)</w:t>
      </w:r>
      <w:r w:rsidR="00FA2B3E" w:rsidRPr="00F9396B">
        <w:t xml:space="preserve"> drug-drug-AR </w:t>
      </w:r>
      <w:r w:rsidR="007A3DB9" w:rsidRPr="00F9396B">
        <w:t>triplets</w:t>
      </w:r>
      <w:r w:rsidR="00FA2B3E" w:rsidRPr="00F9396B">
        <w:t xml:space="preserve"> representing 5,246</w:t>
      </w:r>
      <w:r w:rsidR="00C61860" w:rsidRPr="00F9396B">
        <w:t xml:space="preserve"> (11,904)</w:t>
      </w:r>
      <w:r w:rsidR="00FA2B3E" w:rsidRPr="00F9396B">
        <w:t xml:space="preserve"> </w:t>
      </w:r>
      <w:r w:rsidR="007A3DB9" w:rsidRPr="00F9396B">
        <w:t xml:space="preserve">unique </w:t>
      </w:r>
      <w:r w:rsidR="00FA2B3E" w:rsidRPr="00F9396B">
        <w:t xml:space="preserve">drug-drug </w:t>
      </w:r>
      <w:r w:rsidR="00B72CE5" w:rsidRPr="00F9396B">
        <w:t>pairs</w:t>
      </w:r>
      <w:r w:rsidR="00FA2B3E" w:rsidRPr="00F9396B">
        <w:t xml:space="preserve"> for further consideration</w:t>
      </w:r>
      <w:r w:rsidR="00F4338C" w:rsidRPr="00F9396B">
        <w:t xml:space="preserve"> (some drug-drug pairs were associated with multiple ARs)</w:t>
      </w:r>
      <w:r w:rsidR="00FA2B3E" w:rsidRPr="00F9396B">
        <w:t>.</w:t>
      </w:r>
      <w:r w:rsidR="00C819BB">
        <w:t xml:space="preserve"> </w:t>
      </w:r>
    </w:p>
    <w:p w14:paraId="668B829B" w14:textId="397EB33E" w:rsidR="005C7734" w:rsidRDefault="005C7734" w:rsidP="005C7734">
      <w:pPr>
        <w:pStyle w:val="Teaser"/>
        <w:rPr>
          <w:b/>
          <w:bCs/>
        </w:rPr>
      </w:pPr>
      <w:r>
        <w:rPr>
          <w:b/>
          <w:bCs/>
        </w:rPr>
        <w:t>Literature, TWOSIDES evidence supports combination effects and suggests directionality</w:t>
      </w:r>
    </w:p>
    <w:p w14:paraId="23C022DE" w14:textId="1E4169C0" w:rsidR="00FA2B3E" w:rsidRDefault="00FA2B3E" w:rsidP="005C7734">
      <w:pPr>
        <w:pStyle w:val="Teaser"/>
      </w:pPr>
      <w:r>
        <w:t>We</w:t>
      </w:r>
      <w:r w:rsidR="005E67F2">
        <w:t xml:space="preserve"> estimated the sensitivity of our method by using TWOSIDES</w:t>
      </w:r>
      <w:r w:rsidR="005755A6">
        <w:rPr>
          <w:rFonts w:eastAsia="Calibri"/>
        </w:rPr>
        <w:fldChar w:fldCharType="begin"/>
      </w:r>
      <w:r w:rsidR="005755A6">
        <w:rPr>
          <w:rFonts w:eastAsia="Calibri"/>
        </w:rPr>
        <w:instrText xml:space="preserve"> ADDIN PAPERS2_CITATIONS &lt;citation&gt;&lt;priority&gt;10&lt;/priority&gt;&lt;uuid&gt;79F29668-9E0C-4790-B960-C28E21D0FB64&lt;/uuid&gt;&lt;publications&gt;&lt;publication&gt;&lt;subtype&gt;400&lt;/subtype&gt;&lt;title&gt;Detecting Drug Interactions From Adverse-Event Reports: Interaction Between Paroxetine and Pravastatin Increases Blood Glucose Levels&lt;/title&gt;&lt;url&gt;http://doi.wiley.com/10.1038/clpt.2011.83&lt;/url&gt;&lt;volume&gt;90&lt;/volume&gt;&lt;publication_date&gt;99201105251200000000222000&lt;/publication_date&gt;&lt;uuid&gt;15847BF8-FEFA-4B75-B6B6-C803AF38E09F&lt;/uuid&gt;&lt;type&gt;400&lt;/type&gt;&lt;number&gt;1&lt;/number&gt;&lt;doi&gt;10.1038/clpt.2011.83&lt;/doi&gt;&lt;startpage&gt;133&lt;/startpage&gt;&lt;endpage&gt;142&lt;/endpage&gt;&lt;bundle&gt;&lt;publication&gt;&lt;title&gt;Clinical pharmacology and therapeutics&lt;/title&gt;&lt;uuid&gt;A62F58F5-61C1-4A94-84F5-89B80F269501&lt;/uuid&gt;&lt;subtype&gt;-100&lt;/subtype&gt;&lt;publisher&gt;NIH Public Access&lt;/publisher&gt;&lt;type&gt;-100&lt;/type&gt;&lt;/publication&gt;&lt;/bundle&gt;&lt;authors&gt;&lt;author&gt;&lt;lastName&gt;Tatonetti&lt;/lastName&gt;&lt;firstName&gt;N&lt;/firstName&gt;&lt;middleNames&gt;P&lt;/middleNames&gt;&lt;/author&gt;&lt;author&gt;&lt;lastName&gt;Denny&lt;/lastName&gt;&lt;firstName&gt;J&lt;/firstName&gt;&lt;middleNames&gt;C&lt;/middleNames&gt;&lt;/author&gt;&lt;author&gt;&lt;lastName&gt;Murphy&lt;/lastName&gt;&lt;firstName&gt;S&lt;/firstName&gt;&lt;middleNames&gt;N&lt;/middleNames&gt;&lt;/author&gt;&lt;author&gt;&lt;lastName&gt;Fernald&lt;/lastName&gt;&lt;firstName&gt;G&lt;/firstName&gt;&lt;middleNames&gt;H&lt;/middleNames&gt;&lt;/author&gt;&lt;author&gt;&lt;lastName&gt;Krishnan&lt;/lastName&gt;&lt;firstName&gt;G&lt;/firstName&gt;&lt;/author&gt;&lt;author&gt;&lt;lastName&gt;Castro&lt;/lastName&gt;&lt;firstName&gt;V&lt;/firstName&gt;&lt;/author&gt;&lt;author&gt;&lt;lastName&gt;Yue&lt;/lastName&gt;&lt;firstName&gt;P&lt;/firstName&gt;&lt;/author&gt;&lt;author&gt;&lt;lastName&gt;Tsau&lt;/lastName&gt;&lt;firstName&gt;P&lt;/firstName&gt;&lt;middleNames&gt;S&lt;/middleNames&gt;&lt;/author&gt;&lt;author&gt;&lt;lastName&gt;Kohane&lt;/lastName&gt;&lt;firstName&gt;I&lt;/firstName&gt;&lt;/author&gt;&lt;author&gt;&lt;lastName&gt;Roden&lt;/lastName&gt;&lt;firstName&gt;D&lt;/firstName&gt;&lt;middleNames&gt;M&lt;/middleNames&gt;&lt;/author&gt;&lt;author&gt;&lt;lastName&gt;Altman&lt;/lastName&gt;&lt;firstName&gt;R&lt;/firstName&gt;&lt;middleNames&gt;B&lt;/middleNames&gt;&lt;/author&gt;&lt;/authors&gt;&lt;/publication&gt;&lt;publication&gt;&lt;subtype&gt;400&lt;/subtype&gt;&lt;title&gt;A novel signal detection algorithm for identifying hidden drug-drug interactions in adverse event reports.&lt;/title&gt;&lt;url&gt;https://academic.oup.com/jamia/article-lookup/doi/10.1136/amiajnl-2011-000214&lt;/url&gt;&lt;volume&gt;19&lt;/volume&gt;&lt;publication_date&gt;99201201001200000000220000&lt;/publication_date&gt;&lt;uuid&gt;8A691103-3FD4-4126-A3D8-BB747779A2D4&lt;/uuid&gt;&lt;type&gt;400&lt;/type&gt;&lt;number&gt;1&lt;/number&gt;&lt;doi&gt;10.1136/amiajnl-2011-000214&lt;/doi&gt;&lt;institution&gt;Biomedical Informatics Training Program, Stanford University, Stanford, California, USA.&lt;/institution&gt;&lt;startpage&gt;79&lt;/startpage&gt;&lt;endpage&gt;85&lt;/endpage&gt;&lt;bundle&gt;&lt;publication&gt;&lt;title&gt;Journal of the American Medical Informatics Association : JAMIA&lt;/title&gt;&lt;uuid&gt;A137B48D-3BCC-46B2-B343-05E91B41D39B&lt;/uuid&gt;&lt;subtype&gt;-100&lt;/subtype&gt;&lt;type&gt;-100&lt;/type&gt;&lt;/publication&gt;&lt;/bundle&gt;&lt;authors&gt;&lt;author&gt;&lt;lastName&gt;Tatonetti&lt;/lastName&gt;&lt;firstName&gt;Nicholas&lt;/firstName&gt;&lt;middleNames&gt;P&lt;/middleNames&gt;&lt;/author&gt;&lt;author&gt;&lt;lastName&gt;Fernald&lt;/lastName&gt;&lt;firstName&gt;Guy&lt;/firstName&gt;&lt;middleNames&gt;Haskin&lt;/middleNames&gt;&lt;/author&gt;&lt;author&gt;&lt;lastName&gt;Altman&lt;/lastName&gt;&lt;firstName&gt;Russ&lt;/firstName&gt;&lt;middleNames&gt;B&lt;/middleNames&gt;&lt;/author&gt;&lt;/authors&gt;&lt;/publication&gt;&lt;/publications&gt;&lt;cites&gt;&lt;/cites&gt;&lt;/citation&gt;</w:instrText>
      </w:r>
      <w:r w:rsidR="005755A6">
        <w:rPr>
          <w:rFonts w:eastAsia="Calibri"/>
        </w:rPr>
        <w:fldChar w:fldCharType="separate"/>
      </w:r>
      <w:r w:rsidR="005755A6">
        <w:rPr>
          <w:rFonts w:eastAsia="Calibri"/>
        </w:rPr>
        <w:t>(</w:t>
      </w:r>
      <w:r w:rsidR="005755A6">
        <w:rPr>
          <w:rFonts w:eastAsia="Calibri"/>
          <w:i/>
          <w:iCs/>
        </w:rPr>
        <w:t>13</w:t>
      </w:r>
      <w:r w:rsidR="005755A6">
        <w:rPr>
          <w:rFonts w:eastAsia="Calibri"/>
        </w:rPr>
        <w:t xml:space="preserve">, </w:t>
      </w:r>
      <w:r w:rsidR="005755A6">
        <w:rPr>
          <w:rFonts w:eastAsia="Calibri"/>
          <w:i/>
          <w:iCs/>
        </w:rPr>
        <w:t>14</w:t>
      </w:r>
      <w:r w:rsidR="005755A6">
        <w:rPr>
          <w:rFonts w:eastAsia="Calibri"/>
        </w:rPr>
        <w:t>)</w:t>
      </w:r>
      <w:r w:rsidR="005755A6">
        <w:rPr>
          <w:rFonts w:eastAsia="Calibri"/>
        </w:rPr>
        <w:fldChar w:fldCharType="end"/>
      </w:r>
      <w:r w:rsidR="00FE4ECB">
        <w:rPr>
          <w:rFonts w:eastAsia="Calibri"/>
        </w:rPr>
        <w:t xml:space="preserve">, </w:t>
      </w:r>
      <w:r w:rsidR="005E67F2">
        <w:t>a gold standard dataset for drug combination effects.</w:t>
      </w:r>
      <w:r>
        <w:t xml:space="preserve"> </w:t>
      </w:r>
      <w:r w:rsidR="00542C75">
        <w:t>TWOSIDES use</w:t>
      </w:r>
      <w:r w:rsidR="00EB4C40">
        <w:t>d</w:t>
      </w:r>
      <w:r w:rsidR="00542C75">
        <w:t xml:space="preserve"> the FDA Adverse Event Reporting System (FAERS) to detect </w:t>
      </w:r>
      <w:r w:rsidR="00FE4ECB">
        <w:t>DDIs</w:t>
      </w:r>
      <w:r w:rsidR="00542C75">
        <w:t xml:space="preserve"> based on the relative reporting rates of combination drugs as compared to single drugs while controlling for confounding variables</w:t>
      </w:r>
      <w:r w:rsidR="005755A6">
        <w:rPr>
          <w:rFonts w:eastAsia="Calibri"/>
        </w:rPr>
        <w:fldChar w:fldCharType="begin"/>
      </w:r>
      <w:r w:rsidR="005755A6">
        <w:rPr>
          <w:rFonts w:eastAsia="Calibri"/>
        </w:rPr>
        <w:instrText xml:space="preserve"> ADDIN PAPERS2_CITATIONS &lt;citation&gt;&lt;priority&gt;11&lt;/priority&gt;&lt;uuid&gt;D458CD16-A752-4AD2-8BFB-ED93F5F1A990&lt;/uuid&gt;&lt;publications&gt;&lt;publication&gt;&lt;subtype&gt;400&lt;/subtype&gt;&lt;title&gt;Detecting Drug Interactions From Adverse-Event Reports: Interaction Between Paroxetine and Pravastatin Increases Blood Glucose Levels&lt;/title&gt;&lt;url&gt;http://doi.wiley.com/10.1038/clpt.2011.83&lt;/url&gt;&lt;volume&gt;90&lt;/volume&gt;&lt;publication_date&gt;99201105251200000000222000&lt;/publication_date&gt;&lt;uuid&gt;15847BF8-FEFA-4B75-B6B6-C803AF38E09F&lt;/uuid&gt;&lt;type&gt;400&lt;/type&gt;&lt;number&gt;1&lt;/number&gt;&lt;doi&gt;10.1038/clpt.2011.83&lt;/doi&gt;&lt;startpage&gt;133&lt;/startpage&gt;&lt;endpage&gt;142&lt;/endpage&gt;&lt;bundle&gt;&lt;publication&gt;&lt;title&gt;Clinical pharmacology and therapeutics&lt;/title&gt;&lt;uuid&gt;A62F58F5-61C1-4A94-84F5-89B80F269501&lt;/uuid&gt;&lt;subtype&gt;-100&lt;/subtype&gt;&lt;publisher&gt;NIH Public Access&lt;/publisher&gt;&lt;type&gt;-100&lt;/type&gt;&lt;/publication&gt;&lt;/bundle&gt;&lt;authors&gt;&lt;author&gt;&lt;lastName&gt;Tatonetti&lt;/lastName&gt;&lt;firstName&gt;N&lt;/firstName&gt;&lt;middleNames&gt;P&lt;/middleNames&gt;&lt;/author&gt;&lt;author&gt;&lt;lastName&gt;Denny&lt;/lastName&gt;&lt;firstName&gt;J&lt;/firstName&gt;&lt;middleNames&gt;C&lt;/middleNames&gt;&lt;/author&gt;&lt;author&gt;&lt;lastName&gt;Murphy&lt;/lastName&gt;&lt;firstName&gt;S&lt;/firstName&gt;&lt;middleNames&gt;N&lt;/middleNames&gt;&lt;/author&gt;&lt;author&gt;&lt;lastName&gt;Fernald&lt;/lastName&gt;&lt;firstName&gt;G&lt;/firstName&gt;&lt;middleNames&gt;H&lt;/middleNames&gt;&lt;/author&gt;&lt;author&gt;&lt;lastName&gt;Krishnan&lt;/lastName&gt;&lt;firstName&gt;G&lt;/firstName&gt;&lt;/author&gt;&lt;author&gt;&lt;lastName&gt;Castro&lt;/lastName&gt;&lt;firstName&gt;V&lt;/firstName&gt;&lt;/author&gt;&lt;author&gt;&lt;lastName&gt;Yue&lt;/lastName&gt;&lt;firstName&gt;P&lt;/firstName&gt;&lt;/author&gt;&lt;author&gt;&lt;lastName&gt;Tsau&lt;/lastName&gt;&lt;firstName&gt;P&lt;/firstName&gt;&lt;middleNames&gt;S&lt;/middleNames&gt;&lt;/author&gt;&lt;author&gt;&lt;lastName&gt;Kohane&lt;/lastName&gt;&lt;firstName&gt;I&lt;/firstName&gt;&lt;/author&gt;&lt;author&gt;&lt;lastName&gt;Roden&lt;/lastName&gt;&lt;firstName&gt;D&lt;/firstName&gt;&lt;middleNames&gt;M&lt;/middleNames&gt;&lt;/author&gt;&lt;author&gt;&lt;lastName&gt;Altman&lt;/lastName&gt;&lt;firstName&gt;R&lt;/firstName&gt;&lt;middleNames&gt;B&lt;/middleNames&gt;&lt;/author&gt;&lt;/authors&gt;&lt;/publication&gt;&lt;publication&gt;&lt;subtype&gt;400&lt;/subtype&gt;&lt;title&gt;A novel signal detection algorithm for identifying hidden drug-drug interactions in adverse event reports.&lt;/title&gt;&lt;url&gt;https://academic.oup.com/jamia/article-lookup/doi/10.1136/amiajnl-2011-000214&lt;/url&gt;&lt;volume&gt;19&lt;/volume&gt;&lt;publication_date&gt;99201201001200000000220000&lt;/publication_date&gt;&lt;uuid&gt;8A691103-3FD4-4126-A3D8-BB747779A2D4&lt;/uuid&gt;&lt;type&gt;400&lt;/type&gt;&lt;number&gt;1&lt;/number&gt;&lt;doi&gt;10.1136/amiajnl-2011-000214&lt;/doi&gt;&lt;institution&gt;Biomedical Informatics Training Program, Stanford University, Stanford, California, USA.&lt;/institution&gt;&lt;startpage&gt;79&lt;/startpage&gt;&lt;endpage&gt;85&lt;/endpage&gt;&lt;bundle&gt;&lt;publication&gt;&lt;title&gt;Journal of the American Medical Informatics Association : JAMIA&lt;/title&gt;&lt;uuid&gt;A137B48D-3BCC-46B2-B343-05E91B41D39B&lt;/uuid&gt;&lt;subtype&gt;-100&lt;/subtype&gt;&lt;type&gt;-100&lt;/type&gt;&lt;/publication&gt;&lt;/bundle&gt;&lt;authors&gt;&lt;author&gt;&lt;lastName&gt;Tatonetti&lt;/lastName&gt;&lt;firstName&gt;Nicholas&lt;/firstName&gt;&lt;middleNames&gt;P&lt;/middleNames&gt;&lt;/author&gt;&lt;author&gt;&lt;lastName&gt;Fernald&lt;/lastName&gt;&lt;firstName&gt;Guy&lt;/firstName&gt;&lt;middleNames&gt;Haskin&lt;/middleNames&gt;&lt;/author&gt;&lt;author&gt;&lt;lastName&gt;Altman&lt;/lastName&gt;&lt;firstName&gt;Russ&lt;/firstName&gt;&lt;middleNames&gt;B&lt;/middleNames&gt;&lt;/author&gt;&lt;/authors&gt;&lt;/publication&gt;&lt;/publications&gt;&lt;cites&gt;&lt;/cites&gt;&lt;/citation&gt;</w:instrText>
      </w:r>
      <w:r w:rsidR="005755A6">
        <w:rPr>
          <w:rFonts w:eastAsia="Calibri"/>
        </w:rPr>
        <w:fldChar w:fldCharType="separate"/>
      </w:r>
      <w:r w:rsidR="005755A6">
        <w:rPr>
          <w:rFonts w:eastAsia="Calibri"/>
        </w:rPr>
        <w:t>(</w:t>
      </w:r>
      <w:r w:rsidR="005755A6">
        <w:rPr>
          <w:rFonts w:eastAsia="Calibri"/>
          <w:i/>
          <w:iCs/>
        </w:rPr>
        <w:t>13</w:t>
      </w:r>
      <w:r w:rsidR="005755A6">
        <w:rPr>
          <w:rFonts w:eastAsia="Calibri"/>
        </w:rPr>
        <w:t xml:space="preserve">, </w:t>
      </w:r>
      <w:r w:rsidR="005755A6">
        <w:rPr>
          <w:rFonts w:eastAsia="Calibri"/>
          <w:i/>
          <w:iCs/>
        </w:rPr>
        <w:t>14</w:t>
      </w:r>
      <w:r w:rsidR="005755A6">
        <w:rPr>
          <w:rFonts w:eastAsia="Calibri"/>
        </w:rPr>
        <w:t>)</w:t>
      </w:r>
      <w:r w:rsidR="005755A6">
        <w:rPr>
          <w:rFonts w:eastAsia="Calibri"/>
        </w:rPr>
        <w:fldChar w:fldCharType="end"/>
      </w:r>
      <w:r w:rsidR="00542C75">
        <w:t xml:space="preserve">. </w:t>
      </w:r>
      <w:r w:rsidR="002D54C0">
        <w:t xml:space="preserve">Predicted </w:t>
      </w:r>
      <w:r w:rsidR="00BA0635">
        <w:t>DDIs</w:t>
      </w:r>
      <w:r w:rsidR="00542C75">
        <w:t xml:space="preserve"> in TWOSIDES </w:t>
      </w:r>
      <w:r w:rsidR="00BA0635">
        <w:t>indicated</w:t>
      </w:r>
      <w:r w:rsidR="00542C75">
        <w:t xml:space="preserve"> combinations prescribed </w:t>
      </w:r>
      <w:r w:rsidR="00B72CE5">
        <w:t>in the real world</w:t>
      </w:r>
      <w:r w:rsidR="00542C75">
        <w:t>.</w:t>
      </w:r>
      <w:r w:rsidR="00FE24D1">
        <w:t xml:space="preserve"> For reference, TWOSIDES contained 42,920,391 drug-drug-AR sets reported for 211,990 unique drug-drug pairs.</w:t>
      </w:r>
      <w:r w:rsidR="00542C75">
        <w:t xml:space="preserve"> </w:t>
      </w:r>
      <w:r w:rsidR="00FE4ECB">
        <w:t xml:space="preserve">Of note, TWOSIDES contained DDIs for 12,726 unique ARs and </w:t>
      </w:r>
      <w:r w:rsidR="00FE4ECB" w:rsidRPr="00F9396B">
        <w:t>included many more and milder side effects than our analysis</w:t>
      </w:r>
      <w:r w:rsidR="001F0944" w:rsidRPr="00F9396B">
        <w:t xml:space="preserve"> (e.g., </w:t>
      </w:r>
      <w:proofErr w:type="spellStart"/>
      <w:r w:rsidR="001F0944" w:rsidRPr="00F9396B">
        <w:t>diarrhoea</w:t>
      </w:r>
      <w:proofErr w:type="spellEnd"/>
      <w:r w:rsidR="001F0944" w:rsidRPr="00F9396B">
        <w:t>, headache)</w:t>
      </w:r>
      <w:r w:rsidR="00FE4ECB" w:rsidRPr="00F9396B">
        <w:t xml:space="preserve">. </w:t>
      </w:r>
      <w:r w:rsidR="00B72CE5" w:rsidRPr="00F9396B">
        <w:t xml:space="preserve">Of our </w:t>
      </w:r>
      <w:r w:rsidR="001F6FCA" w:rsidRPr="00F9396B">
        <w:t>5,246 (11,904)</w:t>
      </w:r>
      <w:r w:rsidR="001F6FCA" w:rsidRPr="00F9396B">
        <w:t xml:space="preserve"> </w:t>
      </w:r>
      <w:r w:rsidR="00B72CE5" w:rsidRPr="00F9396B">
        <w:t xml:space="preserve">unique </w:t>
      </w:r>
      <w:proofErr w:type="spellStart"/>
      <w:r w:rsidR="00B72CE5" w:rsidRPr="00F9396B">
        <w:t>unique</w:t>
      </w:r>
      <w:proofErr w:type="spellEnd"/>
      <w:r w:rsidR="00B72CE5" w:rsidRPr="00F9396B">
        <w:t xml:space="preserve"> drug-drug pairs, </w:t>
      </w:r>
      <w:r w:rsidR="004070EA" w:rsidRPr="00F9396B">
        <w:t>405</w:t>
      </w:r>
      <w:r w:rsidR="009547EF" w:rsidRPr="00F9396B">
        <w:t xml:space="preserve"> (964)</w:t>
      </w:r>
      <w:r w:rsidRPr="00F9396B">
        <w:t xml:space="preserve"> combinations (</w:t>
      </w:r>
      <w:r w:rsidR="004070EA" w:rsidRPr="00F9396B">
        <w:t>7.7</w:t>
      </w:r>
      <w:r w:rsidRPr="00F9396B">
        <w:t>%)</w:t>
      </w:r>
      <w:r w:rsidR="009547EF" w:rsidRPr="00F9396B">
        <w:t xml:space="preserve"> (8.1%)</w:t>
      </w:r>
      <w:r w:rsidRPr="00F9396B">
        <w:t xml:space="preserve"> </w:t>
      </w:r>
      <w:r w:rsidR="00B72CE5" w:rsidRPr="00F9396B">
        <w:t>were</w:t>
      </w:r>
      <w:r w:rsidRPr="00F9396B">
        <w:t xml:space="preserve"> </w:t>
      </w:r>
      <w:r w:rsidR="00B72CE5" w:rsidRPr="00F9396B">
        <w:t xml:space="preserve">reported </w:t>
      </w:r>
      <w:r w:rsidRPr="00F9396B">
        <w:t>in TWOSIDES</w:t>
      </w:r>
      <w:r w:rsidR="00BB4105" w:rsidRPr="00F9396B">
        <w:t xml:space="preserve">, </w:t>
      </w:r>
      <w:r w:rsidR="005E67F2" w:rsidRPr="00F9396B">
        <w:t>an indication that the</w:t>
      </w:r>
      <w:r w:rsidR="00BB4105" w:rsidRPr="00F9396B">
        <w:t xml:space="preserve"> </w:t>
      </w:r>
      <w:r w:rsidR="009547EF" w:rsidRPr="00F9396B">
        <w:t xml:space="preserve">405 (964) </w:t>
      </w:r>
      <w:r w:rsidR="00BB4105" w:rsidRPr="00F9396B">
        <w:t xml:space="preserve">combinations </w:t>
      </w:r>
      <w:r w:rsidR="005E67F2" w:rsidRPr="00F9396B">
        <w:t>were</w:t>
      </w:r>
      <w:r w:rsidR="00BB4105" w:rsidRPr="00F9396B">
        <w:t xml:space="preserve"> </w:t>
      </w:r>
      <w:r w:rsidR="00D8792C" w:rsidRPr="00F9396B">
        <w:t xml:space="preserve">likely </w:t>
      </w:r>
      <w:r w:rsidR="00BB4105" w:rsidRPr="00F9396B">
        <w:t>prescribed in the real world</w:t>
      </w:r>
      <w:r w:rsidRPr="00F9396B">
        <w:t>.</w:t>
      </w:r>
      <w:r w:rsidR="00BB4105" w:rsidRPr="00F9396B">
        <w:t xml:space="preserve"> These </w:t>
      </w:r>
      <w:r w:rsidR="009547EF" w:rsidRPr="00F9396B">
        <w:t xml:space="preserve">405 (964) </w:t>
      </w:r>
      <w:r w:rsidR="00BB4105" w:rsidRPr="00F9396B">
        <w:t>drug-drug pairs encompassed 45</w:t>
      </w:r>
      <w:r w:rsidR="004070EA" w:rsidRPr="00F9396B">
        <w:t>6</w:t>
      </w:r>
      <w:r w:rsidR="00165C02" w:rsidRPr="00F9396B">
        <w:t xml:space="preserve"> (1,565)</w:t>
      </w:r>
      <w:r w:rsidR="00BB4105" w:rsidRPr="00F9396B">
        <w:t xml:space="preserve"> drug-drug-AR </w:t>
      </w:r>
      <w:r w:rsidR="005E67F2" w:rsidRPr="00F9396B">
        <w:t>pairs (some combinations were predicted to affect multiple ARs)</w:t>
      </w:r>
      <w:r w:rsidR="00BB4105" w:rsidRPr="00F9396B">
        <w:t xml:space="preserve">, of which </w:t>
      </w:r>
      <w:r w:rsidR="004070EA" w:rsidRPr="00F9396B">
        <w:t>368</w:t>
      </w:r>
      <w:r w:rsidR="00744264" w:rsidRPr="00F9396B">
        <w:t xml:space="preserve"> (786)</w:t>
      </w:r>
      <w:r w:rsidR="005E67F2" w:rsidRPr="00F9396B">
        <w:t xml:space="preserve"> </w:t>
      </w:r>
      <w:r w:rsidR="00354772" w:rsidRPr="00F9396B">
        <w:t xml:space="preserve">predicted </w:t>
      </w:r>
      <w:r w:rsidR="005E67F2" w:rsidRPr="00F9396B">
        <w:t>drug-drug-AR</w:t>
      </w:r>
      <w:r w:rsidR="00354772" w:rsidRPr="00F9396B">
        <w:t xml:space="preserve">s were reported </w:t>
      </w:r>
      <w:r w:rsidR="005E67F2" w:rsidRPr="00F9396B">
        <w:t>in TWOSIDES</w:t>
      </w:r>
      <w:r w:rsidR="0082473B" w:rsidRPr="00F9396B">
        <w:t>. This corresponded to</w:t>
      </w:r>
      <w:r w:rsidR="005E67F2" w:rsidRPr="00F9396B">
        <w:t xml:space="preserve"> </w:t>
      </w:r>
      <w:r w:rsidR="0082473B" w:rsidRPr="00F9396B">
        <w:t xml:space="preserve">a sensitivity of </w:t>
      </w:r>
      <w:r w:rsidR="00D7528A" w:rsidRPr="00F9396B">
        <w:t>80.7</w:t>
      </w:r>
      <w:r w:rsidR="005E67F2" w:rsidRPr="00F9396B">
        <w:t>%</w:t>
      </w:r>
      <w:r w:rsidR="00744264" w:rsidRPr="00F9396B">
        <w:t xml:space="preserve"> (50.2%)</w:t>
      </w:r>
      <w:r w:rsidR="005E67F2" w:rsidRPr="00F9396B">
        <w:t xml:space="preserve"> </w:t>
      </w:r>
      <w:r w:rsidR="00BA0635" w:rsidRPr="00F9396B">
        <w:t>for predicting</w:t>
      </w:r>
      <w:r w:rsidR="005E67F2" w:rsidRPr="00F9396B">
        <w:t xml:space="preserve"> </w:t>
      </w:r>
      <w:r w:rsidR="00FE4ECB" w:rsidRPr="00F9396B">
        <w:t xml:space="preserve">DDIs using network classification and excluding drugs with shared </w:t>
      </w:r>
      <w:r w:rsidR="002E5D7F" w:rsidRPr="00F9396B">
        <w:t xml:space="preserve">target </w:t>
      </w:r>
      <w:r w:rsidR="00FE4ECB" w:rsidRPr="00F9396B">
        <w:t>protein</w:t>
      </w:r>
      <w:r w:rsidR="002E5D7F" w:rsidRPr="00F9396B">
        <w:t>s</w:t>
      </w:r>
      <w:r w:rsidR="00FE4ECB" w:rsidRPr="00F9396B">
        <w:t>.</w:t>
      </w:r>
      <w:r w:rsidR="000039B2" w:rsidRPr="00F9396B">
        <w:t xml:space="preserve"> From these results, using ARPs generated a higher sensitivity for detecting novel DDIs.</w:t>
      </w:r>
    </w:p>
    <w:p w14:paraId="1CEDE9B5" w14:textId="31CD370C" w:rsidR="00980F07" w:rsidRDefault="00B72CE5" w:rsidP="00FE4ECB">
      <w:pPr>
        <w:pStyle w:val="Teaser"/>
        <w:ind w:firstLine="720"/>
        <w:rPr>
          <w:b/>
          <w:bCs/>
        </w:rPr>
      </w:pPr>
      <w:r>
        <w:t>Our</w:t>
      </w:r>
      <w:r w:rsidR="00A75B79">
        <w:t xml:space="preserve"> PathFX</w:t>
      </w:r>
      <w:r>
        <w:t xml:space="preserve"> analysis</w:t>
      </w:r>
      <w:r w:rsidR="00A75B79">
        <w:t xml:space="preserve"> identifie</w:t>
      </w:r>
      <w:r w:rsidR="00F4338C">
        <w:t>d</w:t>
      </w:r>
      <w:r w:rsidR="00A75B79">
        <w:t xml:space="preserve"> non-directional associations</w:t>
      </w:r>
      <w:r w:rsidR="0082473B">
        <w:t xml:space="preserve"> and motivated us to pursue complementary data sources. For instance,</w:t>
      </w:r>
      <w:r>
        <w:t xml:space="preserve"> our network analysis discovered</w:t>
      </w:r>
      <w:r w:rsidR="00F4338C">
        <w:t xml:space="preserve"> </w:t>
      </w:r>
      <w:r>
        <w:t xml:space="preserve">an association </w:t>
      </w:r>
      <w:r w:rsidR="00F4338C">
        <w:t>between the drug, paroxetine</w:t>
      </w:r>
      <w:r>
        <w:t xml:space="preserve"> that ha</w:t>
      </w:r>
      <w:r w:rsidR="00AB0186">
        <w:t>d</w:t>
      </w:r>
      <w:r>
        <w:t xml:space="preserve"> sepsis on its label</w:t>
      </w:r>
      <w:r w:rsidR="00F4338C">
        <w:t xml:space="preserve">, </w:t>
      </w:r>
      <w:r w:rsidR="00FE4ECB">
        <w:t xml:space="preserve">and </w:t>
      </w:r>
      <w:r w:rsidR="00F4338C">
        <w:t>a non-sepsis-</w:t>
      </w:r>
      <w:r>
        <w:t>labeled</w:t>
      </w:r>
      <w:r w:rsidR="00F4338C">
        <w:t xml:space="preserve"> drug, albuterol, and the AR, sepsis</w:t>
      </w:r>
      <w:r w:rsidR="00A75B79">
        <w:t xml:space="preserve">, </w:t>
      </w:r>
      <w:r>
        <w:t xml:space="preserve">but </w:t>
      </w:r>
      <w:r w:rsidR="00F4338C">
        <w:t xml:space="preserve">our analysis didn’t indicate whether </w:t>
      </w:r>
      <w:proofErr w:type="spellStart"/>
      <w:r w:rsidR="0082473B">
        <w:t>coadministering</w:t>
      </w:r>
      <w:proofErr w:type="spellEnd"/>
      <w:r w:rsidR="00F4338C">
        <w:t xml:space="preserve"> albuterol </w:t>
      </w:r>
      <w:r w:rsidR="0082473B">
        <w:t>with</w:t>
      </w:r>
      <w:r w:rsidR="00F4338C">
        <w:t xml:space="preserve"> paroxetine would reduce or worsen sepsis</w:t>
      </w:r>
      <w:r>
        <w:t>.</w:t>
      </w:r>
      <w:r w:rsidR="00F4338C">
        <w:t xml:space="preserve"> </w:t>
      </w:r>
      <w:r>
        <w:t>W</w:t>
      </w:r>
      <w:r w:rsidR="00A75B79">
        <w:t>e used the literature to infer the directionality of drug effect</w:t>
      </w:r>
      <w:r w:rsidR="00F4338C">
        <w:t>s.</w:t>
      </w:r>
      <w:r w:rsidR="00A75B79">
        <w:t xml:space="preserve"> </w:t>
      </w:r>
      <w:proofErr w:type="gramStart"/>
      <w:r w:rsidR="00F4338C">
        <w:t>S</w:t>
      </w:r>
      <w:r w:rsidR="00A75B79">
        <w:t>pecifically</w:t>
      </w:r>
      <w:proofErr w:type="gramEnd"/>
      <w:r w:rsidR="00A75B79">
        <w:t xml:space="preserve"> we used sentences to identify if a combination drug would </w:t>
      </w:r>
      <w:r w:rsidR="00F4338C">
        <w:t>worsen</w:t>
      </w:r>
      <w:r w:rsidR="00A75B79">
        <w:t xml:space="preserve"> or mitigate the drug-induced AR. We searched for combo-drug-AR relationships within </w:t>
      </w:r>
      <w:proofErr w:type="spellStart"/>
      <w:r w:rsidR="00A75B79">
        <w:t>pubmed</w:t>
      </w:r>
      <w:proofErr w:type="spellEnd"/>
      <w:r w:rsidR="00A75B79">
        <w:t xml:space="preserve"> abstracts using</w:t>
      </w:r>
      <w:r w:rsidR="005C7734">
        <w:t xml:space="preserve"> natural</w:t>
      </w:r>
      <w:ins w:id="0" w:author="Racz, Rebecca" w:date="2020-11-02T10:11:00Z">
        <w:r w:rsidR="005150C3">
          <w:t xml:space="preserve"> </w:t>
        </w:r>
      </w:ins>
      <w:r w:rsidR="005C7734">
        <w:t>language</w:t>
      </w:r>
      <w:r w:rsidR="005150C3">
        <w:t xml:space="preserve"> processin</w:t>
      </w:r>
      <w:r w:rsidR="00A75B79">
        <w:t>g.</w:t>
      </w:r>
      <w:r w:rsidR="0082473B">
        <w:t xml:space="preserve"> Using emerging results from the literature was important because it </w:t>
      </w:r>
      <w:r w:rsidR="00AB0186">
        <w:t>did not replicate</w:t>
      </w:r>
      <w:r w:rsidR="0082473B">
        <w:t xml:space="preserve"> data used </w:t>
      </w:r>
      <w:r w:rsidR="00FE4ECB">
        <w:t>in the network analysis</w:t>
      </w:r>
      <w:r w:rsidR="0082473B">
        <w:t>.</w:t>
      </w:r>
      <w:r w:rsidR="00A75B79">
        <w:t xml:space="preserve"> We manually curated </w:t>
      </w:r>
      <w:r w:rsidR="00A75B79">
        <w:lastRenderedPageBreak/>
        <w:t xml:space="preserve">sentences containing mention of combo drugs and ARs to understand </w:t>
      </w:r>
      <w:r w:rsidR="00F4338C">
        <w:t>how</w:t>
      </w:r>
      <w:r w:rsidR="00A75B79">
        <w:t xml:space="preserve"> the combo drug </w:t>
      </w:r>
      <w:r w:rsidR="00BC582B">
        <w:t>may</w:t>
      </w:r>
      <w:r w:rsidR="00A75B79">
        <w:t xml:space="preserve"> </w:t>
      </w:r>
      <w:r w:rsidR="00F4338C">
        <w:t xml:space="preserve">affect the AR. </w:t>
      </w:r>
      <w:r w:rsidR="005C7734">
        <w:t xml:space="preserve">For instance, the beta-2 agonist albuterol, binds the </w:t>
      </w:r>
      <w:r w:rsidR="00C819BB">
        <w:t xml:space="preserve">ADRB2 </w:t>
      </w:r>
      <w:r w:rsidR="005C7734">
        <w:t xml:space="preserve">protein, </w:t>
      </w:r>
      <w:r w:rsidR="007C357D">
        <w:t>which</w:t>
      </w:r>
      <w:r w:rsidR="005C7734">
        <w:t xml:space="preserve"> is </w:t>
      </w:r>
      <w:r w:rsidR="00F4338C">
        <w:t>downstream</w:t>
      </w:r>
      <w:r w:rsidR="005C7734">
        <w:t xml:space="preserve"> in the interaction </w:t>
      </w:r>
      <w:r w:rsidR="00F4338C">
        <w:t>network</w:t>
      </w:r>
      <w:r w:rsidR="005C7734">
        <w:t xml:space="preserve"> of </w:t>
      </w:r>
      <w:r w:rsidR="005150C3">
        <w:t>three</w:t>
      </w:r>
      <w:r w:rsidR="005C7734">
        <w:t xml:space="preserve"> drugs that are associated with sepsis on their drug labels (paroxetine, atropine, and cocaine). </w:t>
      </w:r>
      <w:r w:rsidR="00A75B79">
        <w:t>Albuterol</w:t>
      </w:r>
      <w:r w:rsidR="009F6637">
        <w:t xml:space="preserve"> is not associated with sepsis on its drug label, yet in our search</w:t>
      </w:r>
      <w:r w:rsidR="0054149D">
        <w:t xml:space="preserve"> of published abstracts</w:t>
      </w:r>
      <w:r w:rsidR="009F6637">
        <w:t xml:space="preserve">, we discovered that </w:t>
      </w:r>
      <w:r w:rsidR="00A75B79">
        <w:t>albuterol</w:t>
      </w:r>
      <w:r w:rsidR="009F6637">
        <w:t xml:space="preserve"> is associated with sepsis in a rat model. Specifically, we discovered and manually validated the following sentence to support further consideration </w:t>
      </w:r>
      <w:r w:rsidR="00BB6FD9">
        <w:t>of these combinations</w:t>
      </w:r>
      <w:r w:rsidR="009F6637">
        <w:t xml:space="preserve"> study: </w:t>
      </w:r>
      <w:r w:rsidR="009F6637" w:rsidRPr="009F6637">
        <w:rPr>
          <w:i/>
          <w:iCs/>
        </w:rPr>
        <w:t xml:space="preserve">“This study showed for the first time that oral administration of </w:t>
      </w:r>
      <w:r w:rsidR="00A75B79">
        <w:rPr>
          <w:i/>
          <w:iCs/>
        </w:rPr>
        <w:t>albuterol</w:t>
      </w:r>
      <w:r w:rsidR="009F6637" w:rsidRPr="009F6637">
        <w:rPr>
          <w:i/>
          <w:iCs/>
        </w:rPr>
        <w:t xml:space="preserve"> exerted protective effects on CLP-induced sepsis and related lung injury in rats”</w:t>
      </w:r>
      <w:r w:rsidR="00ED135E">
        <w:t xml:space="preserve"> </w:t>
      </w:r>
      <w:r w:rsidR="00ED135E">
        <w:fldChar w:fldCharType="begin"/>
      </w:r>
      <w:r w:rsidR="005755A6">
        <w:instrText xml:space="preserve"> ADDIN PAPERS2_CITATIONS &lt;citation&gt;&lt;priority&gt;7&lt;/priority&gt;&lt;uuid&gt;4997549E-DF63-4D2C-AACC-793D719556E2&lt;/uuid&gt;&lt;publications&gt;&lt;publication&gt;&lt;subtype&gt;400&lt;/subtype&gt;&lt;title&gt;Comparative study on effects of nebulized and oral salbutamol on a cecal ligation and puncture-induced sepsis model in rats.&lt;/title&gt;&lt;url&gt;http://www.thieme-connect.de/DOI/DOI?10.1055/s-0034-1375683&lt;/url&gt;&lt;volume&gt;65&lt;/volume&gt;&lt;publication_date&gt;99201504001200000000220000&lt;/publication_date&gt;&lt;uuid&gt;5BE50D1D-5B0D-40CA-9CB7-43837726EE62&lt;/uuid&gt;&lt;type&gt;400&lt;/type&gt;&lt;number&gt;4&lt;/number&gt;&lt;doi&gt;10.1055/s-0034-1375683&lt;/doi&gt;&lt;institution&gt;Department of General Surgery, Faculty of Medicine, Ataturk University, Erzurum, Turkey.&lt;/institution&gt;&lt;startpage&gt;192&lt;/startpage&gt;&lt;endpage&gt;198&lt;/endpage&gt;&lt;bundle&gt;&lt;publication&gt;&lt;title&gt;Drug research&lt;/title&gt;&lt;uuid&gt;DBCB3459-5A13-4CE1-AB2B-3775447DEA22&lt;/uuid&gt;&lt;subtype&gt;-100&lt;/subtype&gt;&lt;type&gt;-100&lt;/type&gt;&lt;/publication&gt;&lt;/bundle&gt;&lt;authors&gt;&lt;author&gt;&lt;lastName&gt;Ozogul&lt;/lastName&gt;&lt;firstName&gt;B&lt;/firstName&gt;&lt;/author&gt;&lt;author&gt;&lt;lastName&gt;Halici&lt;/lastName&gt;&lt;firstName&gt;Z&lt;/firstName&gt;&lt;/author&gt;&lt;author&gt;&lt;lastName&gt;Cadirci&lt;/lastName&gt;&lt;firstName&gt;E&lt;/firstName&gt;&lt;/author&gt;&lt;author&gt;&lt;lastName&gt;Karagoz&lt;/lastName&gt;&lt;firstName&gt;E&lt;/firstName&gt;&lt;/author&gt;&lt;author&gt;&lt;lastName&gt;Bayraktutan&lt;/lastName&gt;&lt;firstName&gt;Z&lt;/firstName&gt;&lt;/author&gt;&lt;author&gt;&lt;lastName&gt;Yayla&lt;/lastName&gt;&lt;firstName&gt;M&lt;/firstName&gt;&lt;/author&gt;&lt;author&gt;&lt;lastName&gt;Akpinar&lt;/lastName&gt;&lt;firstName&gt;E&lt;/firstName&gt;&lt;/author&gt;&lt;author&gt;&lt;lastName&gt;Atamanalp&lt;/lastName&gt;&lt;firstName&gt;S&lt;/firstName&gt;&lt;middleNames&gt;S&lt;/middleNames&gt;&lt;/author&gt;&lt;author&gt;&lt;lastName&gt;Unal&lt;/lastName&gt;&lt;firstName&gt;D&lt;/firstName&gt;&lt;/author&gt;&lt;author&gt;&lt;lastName&gt;Karamese&lt;/lastName&gt;&lt;firstName&gt;M&lt;/firstName&gt;&lt;/author&gt;&lt;/authors&gt;&lt;/publication&gt;&lt;/publications&gt;&lt;cites&gt;&lt;/cites&gt;&lt;/citation&gt;</w:instrText>
      </w:r>
      <w:r w:rsidR="00ED135E">
        <w:fldChar w:fldCharType="separate"/>
      </w:r>
      <w:r w:rsidR="005755A6">
        <w:rPr>
          <w:rFonts w:eastAsia="Calibri"/>
        </w:rPr>
        <w:t>(</w:t>
      </w:r>
      <w:r w:rsidR="005755A6">
        <w:rPr>
          <w:rFonts w:eastAsia="Calibri"/>
          <w:i/>
          <w:iCs/>
        </w:rPr>
        <w:t>15</w:t>
      </w:r>
      <w:r w:rsidR="005755A6">
        <w:rPr>
          <w:rFonts w:eastAsia="Calibri"/>
        </w:rPr>
        <w:t>)</w:t>
      </w:r>
      <w:r w:rsidR="00ED135E">
        <w:fldChar w:fldCharType="end"/>
      </w:r>
      <w:r w:rsidR="009F6637">
        <w:t xml:space="preserve">. The full list of predicted </w:t>
      </w:r>
      <w:r w:rsidR="00BB6FD9">
        <w:t>drug-drug-AR combinations</w:t>
      </w:r>
      <w:r w:rsidR="009F6637">
        <w:t xml:space="preserve">, their relevant network proteins, and </w:t>
      </w:r>
      <w:r w:rsidR="00AB0186">
        <w:t xml:space="preserve">manually curated </w:t>
      </w:r>
      <w:r w:rsidR="009F6637">
        <w:t xml:space="preserve">literature evidence are provided in </w:t>
      </w:r>
      <w:r w:rsidR="009F6637">
        <w:rPr>
          <w:b/>
          <w:bCs/>
        </w:rPr>
        <w:t>Sup. File</w:t>
      </w:r>
      <w:r w:rsidR="00791E3D">
        <w:rPr>
          <w:b/>
          <w:bCs/>
        </w:rPr>
        <w:t>s</w:t>
      </w:r>
      <w:r w:rsidR="009F6637">
        <w:rPr>
          <w:b/>
          <w:bCs/>
        </w:rPr>
        <w:t xml:space="preserve"> 4</w:t>
      </w:r>
      <w:r w:rsidR="00791E3D">
        <w:rPr>
          <w:b/>
          <w:bCs/>
        </w:rPr>
        <w:t xml:space="preserve"> </w:t>
      </w:r>
      <w:r w:rsidR="00DC2884" w:rsidRPr="00DC2884">
        <w:t>(predictions for SPs)</w:t>
      </w:r>
      <w:r w:rsidR="00DC2884">
        <w:rPr>
          <w:b/>
          <w:bCs/>
        </w:rPr>
        <w:t xml:space="preserve"> </w:t>
      </w:r>
      <w:r w:rsidR="00791E3D" w:rsidRPr="00DC2884">
        <w:t>and</w:t>
      </w:r>
      <w:r w:rsidR="00791E3D">
        <w:rPr>
          <w:b/>
          <w:bCs/>
        </w:rPr>
        <w:t xml:space="preserve"> 5</w:t>
      </w:r>
      <w:r w:rsidR="00DC2884">
        <w:rPr>
          <w:b/>
          <w:bCs/>
        </w:rPr>
        <w:t xml:space="preserve"> </w:t>
      </w:r>
      <w:r w:rsidR="00DC2884" w:rsidRPr="00DC2884">
        <w:t>(predictions for ARPs</w:t>
      </w:r>
      <w:r w:rsidR="00DC2884" w:rsidRPr="00E54672">
        <w:t>)</w:t>
      </w:r>
      <w:r w:rsidR="009F6637">
        <w:rPr>
          <w:b/>
          <w:bCs/>
        </w:rPr>
        <w:t>.</w:t>
      </w:r>
    </w:p>
    <w:p w14:paraId="53CA7D5F" w14:textId="56108B0F" w:rsidR="00D83DEA" w:rsidRDefault="00980F07" w:rsidP="005C7734">
      <w:pPr>
        <w:pStyle w:val="Teaser"/>
      </w:pPr>
      <w:r>
        <w:rPr>
          <w:b/>
          <w:bCs/>
        </w:rPr>
        <w:tab/>
      </w:r>
      <w:r w:rsidR="00542C75">
        <w:t>We</w:t>
      </w:r>
      <w:r w:rsidR="007D223D">
        <w:t xml:space="preserve"> further</w:t>
      </w:r>
      <w:r w:rsidR="00542C75">
        <w:t xml:space="preserve"> </w:t>
      </w:r>
      <w:r w:rsidR="007D223D">
        <w:t>investigated</w:t>
      </w:r>
      <w:r w:rsidR="00542C75">
        <w:t xml:space="preserve"> </w:t>
      </w:r>
      <w:r w:rsidR="00E86F9B">
        <w:t>predicted</w:t>
      </w:r>
      <w:r w:rsidR="00542C75">
        <w:t xml:space="preserve"> drug-drug-AR combinations </w:t>
      </w:r>
      <w:r w:rsidR="007D223D">
        <w:t>with clinical data using published databases and novel observational studies</w:t>
      </w:r>
      <w:r w:rsidR="00542C75">
        <w:t xml:space="preserve">. </w:t>
      </w:r>
      <w:r>
        <w:t>To consider feasibility of detecting drug combination effects</w:t>
      </w:r>
      <w:r w:rsidR="007D223D">
        <w:t xml:space="preserve"> in patient data</w:t>
      </w:r>
      <w:r>
        <w:t xml:space="preserve">, we </w:t>
      </w:r>
      <w:r w:rsidR="00542C75">
        <w:t xml:space="preserve">again </w:t>
      </w:r>
      <w:r>
        <w:t>referenced TWOSIDES</w:t>
      </w:r>
      <w:r w:rsidR="007C357D">
        <w:t xml:space="preserve"> </w:t>
      </w:r>
      <w:r w:rsidR="00ED135E">
        <w:fldChar w:fldCharType="begin"/>
      </w:r>
      <w:r w:rsidR="005755A6">
        <w:instrText xml:space="preserve"> ADDIN PAPERS2_CITATIONS &lt;citation&gt;&lt;priority&gt;8&lt;/priority&gt;&lt;uuid&gt;438357E6-26A2-4D61-B5F5-ACA6DA09F82C&lt;/uuid&gt;&lt;publications&gt;&lt;publication&gt;&lt;subtype&gt;400&lt;/subtype&gt;&lt;publisher&gt;American Association for the Advancement of Science&lt;/publisher&gt;&lt;title&gt;Data-driven prediction of drug effects and interactions.&lt;/title&gt;&lt;url&gt;http://stm.sciencemag.org/cgi/doi/10.1126/scitranslmed.3003377&lt;/url&gt;&lt;volume&gt;4&lt;/volume&gt;&lt;publication_date&gt;99201203141200000000222000&lt;/publication_date&gt;&lt;uuid&gt;8CE9453A-83E3-4095-8870-40D21C1828FC&lt;/uuid&gt;&lt;type&gt;400&lt;/type&gt;&lt;number&gt;125&lt;/number&gt;&lt;doi&gt;10.1126/scitranslmed.3003377&lt;/doi&gt;&lt;institution&gt;Biomedical Informatics Training Program, Stanford University, Stanford, CA 94305, USA.&lt;/institution&gt;&lt;startpage&gt;125ra31&lt;/startpage&gt;&lt;endpage&gt;125ra31&lt;/endpage&gt;&lt;bundle&gt;&lt;publication&gt;&lt;title&gt;Science translational medicine&lt;/title&gt;&lt;uuid&gt;975E568A-25A3-47B7-9363-C9CDBB169D35&lt;/uuid&gt;&lt;subtype&gt;-100&lt;/subtype&gt;&lt;publisher&gt;American Association for the Advancement of Science&lt;/publisher&gt;&lt;type&gt;-100&lt;/type&gt;&lt;/publication&gt;&lt;/bundle&gt;&lt;authors&gt;&lt;author&gt;&lt;lastName&gt;Tatonetti&lt;/lastName&gt;&lt;firstName&gt;Nicholas&lt;/firstName&gt;&lt;middleNames&gt;P&lt;/middleNames&gt;&lt;/author&gt;&lt;author&gt;&lt;lastName&gt;Ye&lt;/lastName&gt;&lt;firstName&gt;Patrick&lt;/firstName&gt;&lt;middleNames&gt;P&lt;/middleNames&gt;&lt;/author&gt;&lt;author&gt;&lt;lastName&gt;Daneshjou&lt;/lastName&gt;&lt;firstName&gt;Roxana&lt;/firstName&gt;&lt;/author&gt;&lt;author&gt;&lt;lastName&gt;Altman&lt;/lastName&gt;&lt;firstName&gt;Russ&lt;/firstName&gt;&lt;middleNames&gt;B&lt;/middleNames&gt;&lt;/author&gt;&lt;/authors&gt;&lt;/publication&gt;&lt;/publications&gt;&lt;cites&gt;&lt;/cites&gt;&lt;/citation&gt;</w:instrText>
      </w:r>
      <w:r w:rsidR="00ED135E">
        <w:fldChar w:fldCharType="separate"/>
      </w:r>
      <w:r w:rsidR="005755A6">
        <w:rPr>
          <w:rFonts w:eastAsia="Calibri"/>
        </w:rPr>
        <w:t>(</w:t>
      </w:r>
      <w:r w:rsidR="005755A6">
        <w:rPr>
          <w:rFonts w:eastAsia="Calibri"/>
          <w:i/>
          <w:iCs/>
        </w:rPr>
        <w:t>16</w:t>
      </w:r>
      <w:r w:rsidR="005755A6">
        <w:rPr>
          <w:rFonts w:eastAsia="Calibri"/>
        </w:rPr>
        <w:t>)</w:t>
      </w:r>
      <w:r w:rsidR="00ED135E">
        <w:fldChar w:fldCharType="end"/>
      </w:r>
      <w:r w:rsidR="007D223D">
        <w:t>, and investigated t</w:t>
      </w:r>
      <w:r w:rsidR="00542C75">
        <w:t>he</w:t>
      </w:r>
      <w:r>
        <w:t xml:space="preserve"> proportional reporting ratios (PRRs) reported </w:t>
      </w:r>
      <w:r w:rsidR="007D223D">
        <w:t xml:space="preserve">for our prioritized </w:t>
      </w:r>
      <w:proofErr w:type="spellStart"/>
      <w:r w:rsidR="007D223D">
        <w:t>combimbinations</w:t>
      </w:r>
      <w:proofErr w:type="spellEnd"/>
      <w:r w:rsidR="007D223D">
        <w:t>.</w:t>
      </w:r>
      <w:r>
        <w:t xml:space="preserve"> </w:t>
      </w:r>
      <w:r w:rsidR="007D223D">
        <w:t>PRRs were a sufficient proxy for the</w:t>
      </w:r>
      <w:r>
        <w:t xml:space="preserve"> </w:t>
      </w:r>
      <w:r w:rsidR="007D223D">
        <w:t>possible</w:t>
      </w:r>
      <w:r>
        <w:t xml:space="preserve"> magnitude of effect </w:t>
      </w:r>
      <w:r w:rsidR="00BC582B">
        <w:t>of predicted DDIs</w:t>
      </w:r>
      <w:r>
        <w:t>. Indeed, predicted combination effects are reported in TWOSIDES (</w:t>
      </w:r>
      <w:r>
        <w:rPr>
          <w:b/>
          <w:bCs/>
        </w:rPr>
        <w:t>Table 1</w:t>
      </w:r>
      <w:r>
        <w:t xml:space="preserve">, full results </w:t>
      </w:r>
      <w:proofErr w:type="gramStart"/>
      <w:r>
        <w:t xml:space="preserve">in </w:t>
      </w:r>
      <w:r>
        <w:rPr>
          <w:b/>
          <w:bCs/>
        </w:rPr>
        <w:t xml:space="preserve"> </w:t>
      </w:r>
      <w:r w:rsidR="00542F6F">
        <w:rPr>
          <w:b/>
          <w:bCs/>
        </w:rPr>
        <w:t>Sup</w:t>
      </w:r>
      <w:proofErr w:type="gramEnd"/>
      <w:r w:rsidR="00542F6F">
        <w:rPr>
          <w:b/>
          <w:bCs/>
        </w:rPr>
        <w:t>. File 4</w:t>
      </w:r>
      <w:commentRangeStart w:id="1"/>
      <w:r>
        <w:t xml:space="preserve">). </w:t>
      </w:r>
      <w:commentRangeEnd w:id="1"/>
      <w:r w:rsidR="00197D47">
        <w:rPr>
          <w:rStyle w:val="CommentReference"/>
        </w:rPr>
        <w:commentReference w:id="1"/>
      </w:r>
      <w:r w:rsidR="009A76DD">
        <w:t xml:space="preserve">Further, </w:t>
      </w:r>
      <w:r w:rsidR="00D83DEA">
        <w:t xml:space="preserve">because </w:t>
      </w:r>
      <w:r w:rsidR="009A76DD">
        <w:t xml:space="preserve">PathFX </w:t>
      </w:r>
      <w:r w:rsidR="00D83DEA">
        <w:t xml:space="preserve">networks do </w:t>
      </w:r>
      <w:r w:rsidR="009A76DD">
        <w:t xml:space="preserve">not contain directional pathway information, measuring a drug-combination effect in TWOSIDES </w:t>
      </w:r>
      <w:r w:rsidR="0022451E">
        <w:t>suggest</w:t>
      </w:r>
      <w:r w:rsidR="00D83DEA">
        <w:t>ed</w:t>
      </w:r>
      <w:r w:rsidR="009A76DD">
        <w:t xml:space="preserve"> </w:t>
      </w:r>
      <w:r w:rsidR="00D83DEA">
        <w:t xml:space="preserve">that drug combinations </w:t>
      </w:r>
      <w:r w:rsidR="00C512F6">
        <w:t>may</w:t>
      </w:r>
      <w:r w:rsidR="00D83DEA">
        <w:t xml:space="preserve"> increas</w:t>
      </w:r>
      <w:r w:rsidR="00E86F9B">
        <w:t>e</w:t>
      </w:r>
      <w:r w:rsidR="00D83DEA">
        <w:t xml:space="preserve"> risk for ARs</w:t>
      </w:r>
      <w:r w:rsidR="00FB2EB9">
        <w:t xml:space="preserve"> in the real world</w:t>
      </w:r>
      <w:r w:rsidR="009A76DD">
        <w:t>.</w:t>
      </w:r>
      <w:r w:rsidR="0082473B">
        <w:t xml:space="preserve"> </w:t>
      </w:r>
    </w:p>
    <w:p w14:paraId="7BD126DF" w14:textId="494FB7AE" w:rsidR="00CE5F77" w:rsidRDefault="0082473B" w:rsidP="00D83DEA">
      <w:pPr>
        <w:pStyle w:val="Teaser"/>
        <w:ind w:firstLine="720"/>
      </w:pPr>
      <w:r>
        <w:t xml:space="preserve">We </w:t>
      </w:r>
      <w:r w:rsidR="00372996">
        <w:t xml:space="preserve">also </w:t>
      </w:r>
      <w:r>
        <w:t xml:space="preserve">pursued multiple novel observational studies to test our hypotheses and </w:t>
      </w:r>
      <w:r w:rsidR="00D83DEA">
        <w:t xml:space="preserve">used two approaches to conduct this analysis. For these analyses, we </w:t>
      </w:r>
      <w:r>
        <w:t xml:space="preserve">used the deidentified </w:t>
      </w:r>
      <w:r w:rsidR="00C07565">
        <w:t xml:space="preserve">Optum </w:t>
      </w:r>
      <w:proofErr w:type="spellStart"/>
      <w:r w:rsidR="00DD43A6">
        <w:t>Clinformatics</w:t>
      </w:r>
      <w:commentRangeStart w:id="2"/>
      <w:proofErr w:type="spellEnd"/>
      <w:r>
        <w:t xml:space="preserve"> </w:t>
      </w:r>
      <w:commentRangeEnd w:id="2"/>
      <w:r w:rsidR="003A4A71">
        <w:rPr>
          <w:rStyle w:val="CommentReference"/>
        </w:rPr>
        <w:commentReference w:id="2"/>
      </w:r>
      <w:r>
        <w:t>dataset</w:t>
      </w:r>
      <w:r w:rsidR="00DD43A6">
        <w:t xml:space="preserve"> </w:t>
      </w:r>
      <w:r w:rsidR="00B512E6">
        <w:t>that included</w:t>
      </w:r>
      <w:r w:rsidR="00DD43A6">
        <w:t xml:space="preserve"> over 88 million US patients,</w:t>
      </w:r>
      <w:r w:rsidR="001D0CED">
        <w:t xml:space="preserve"> both </w:t>
      </w:r>
      <w:proofErr w:type="gramStart"/>
      <w:r w:rsidR="001D0CED">
        <w:t>privately</w:t>
      </w:r>
      <w:r w:rsidR="003A177F">
        <w:t>-insured</w:t>
      </w:r>
      <w:proofErr w:type="gramEnd"/>
      <w:r w:rsidR="003A177F">
        <w:t xml:space="preserve"> </w:t>
      </w:r>
      <w:r w:rsidR="001D0CED">
        <w:t>and</w:t>
      </w:r>
      <w:r w:rsidR="00DD43A6">
        <w:t xml:space="preserve"> </w:t>
      </w:r>
      <w:r w:rsidR="003A177F">
        <w:t>Medicare beneficiar</w:t>
      </w:r>
      <w:r w:rsidR="006A5B88">
        <w:t>i</w:t>
      </w:r>
      <w:r w:rsidR="003A177F">
        <w:t xml:space="preserve">es, </w:t>
      </w:r>
      <w:r w:rsidR="00DD43A6">
        <w:t>largely under the age of 65</w:t>
      </w:r>
      <w:r>
        <w:t>.</w:t>
      </w:r>
      <w:r w:rsidR="003A4A71">
        <w:t xml:space="preserve"> </w:t>
      </w:r>
      <w:r w:rsidR="00DD43A6">
        <w:t xml:space="preserve">We accessed a version of the Optum dataset standardized to the </w:t>
      </w:r>
      <w:r w:rsidR="003A4A71">
        <w:t>observational medical outcomes partnership (OMOP) common data model (CDM)</w:t>
      </w:r>
      <w:r w:rsidR="00B512E6">
        <w:t xml:space="preserve">; standardized data models </w:t>
      </w:r>
      <w:r w:rsidR="005B4BC5">
        <w:t>have decreased</w:t>
      </w:r>
      <w:r w:rsidR="00DD43A6">
        <w:t xml:space="preserve"> heterogeneity between datasets</w:t>
      </w:r>
      <w:r w:rsidR="00DD43A6" w:rsidRPr="00DD43A6">
        <w:t xml:space="preserve"> </w:t>
      </w:r>
      <w:r w:rsidR="00DD43A6">
        <w:t>and improve</w:t>
      </w:r>
      <w:r w:rsidR="005B4BC5">
        <w:t>d</w:t>
      </w:r>
      <w:r w:rsidR="00DD43A6">
        <w:t xml:space="preserve"> consistency in underlying data</w:t>
      </w:r>
      <w:r w:rsidR="005755A6">
        <w:fldChar w:fldCharType="begin"/>
      </w:r>
      <w:r w:rsidR="005755A6">
        <w:instrText xml:space="preserve"> ADDIN PAPERS2_CITATIONS &lt;citation&gt;&lt;priority&gt;14&lt;/priority&gt;&lt;uuid&gt;B3C4FB8E-D1B7-47E2-AE82-B3DDFC6745EF&lt;/uuid&gt;&lt;publications&gt;&lt;publication&gt;&lt;subtype&gt;400&lt;/subtype&gt;&lt;publisher&gt;BioMed Central&lt;/publisher&gt;&lt;title&gt;The impact of standardizing the definition of visits on the consistency of multi-database observational health research.&lt;/title&gt;&lt;url&gt;https://bmcmedresmethodol.biomedcentral.com/articles/10.1186/s12874-015-0001-6&lt;/url&gt;&lt;volume&gt;15&lt;/volume&gt;&lt;publication_date&gt;99201503081200000000222000&lt;/publication_date&gt;&lt;uuid&gt;B8F266D0-CB61-44BE-91C6-F00CA96BDD66&lt;/uuid&gt;&lt;type&gt;400&lt;/type&gt;&lt;accepted_date&gt;99201501261200000000222000&lt;/accepted_date&gt;&lt;number&gt;1&lt;/number&gt;&lt;submission_date&gt;99201408081200000000222000&lt;/submission_date&gt;&lt;doi&gt;10.1186/s12874-015-0001-6&lt;/doi&gt;&lt;institution&gt;Janssen Research &amp;amp; Development, 920 Route 202, Raritan, NJ, 08869, USA. evoss3@its.jnj.com.&lt;/institution&gt;&lt;startpage&gt;13&lt;/startpage&gt;&lt;endpage&gt;10&lt;/endpage&gt;&lt;bundle&gt;&lt;publication&gt;&lt;title&gt;BMC medical research methodology&lt;/title&gt;&lt;uuid&gt;753C54E4-3616-4F75-BAE0-51791243EFEC&lt;/uuid&gt;&lt;subtype&gt;-100&lt;/subtype&gt;&lt;type&gt;-100&lt;/type&gt;&lt;/publication&gt;&lt;/bundle&gt;&lt;authors&gt;&lt;author&gt;&lt;lastName&gt;Voss&lt;/lastName&gt;&lt;firstName&gt;Erica&lt;/firstName&gt;&lt;middleNames&gt;A&lt;/middleNames&gt;&lt;/author&gt;&lt;author&gt;&lt;lastName&gt;Ma&lt;/lastName&gt;&lt;firstName&gt;Qianli&lt;/firstName&gt;&lt;/author&gt;&lt;author&gt;&lt;lastName&gt;Ryan&lt;/lastName&gt;&lt;firstName&gt;Patrick&lt;/firstName&gt;&lt;middleNames&gt;B&lt;/middleNames&gt;&lt;/author&gt;&lt;/authors&gt;&lt;/publication&gt;&lt;/publications&gt;&lt;cites&gt;&lt;/cites&gt;&lt;/citation&gt;</w:instrText>
      </w:r>
      <w:r w:rsidR="005755A6">
        <w:fldChar w:fldCharType="separate"/>
      </w:r>
      <w:r w:rsidR="005755A6">
        <w:rPr>
          <w:rFonts w:eastAsia="Calibri"/>
        </w:rPr>
        <w:t>(</w:t>
      </w:r>
      <w:r w:rsidR="005755A6">
        <w:rPr>
          <w:rFonts w:eastAsia="Calibri"/>
          <w:i/>
          <w:iCs/>
        </w:rPr>
        <w:t>17</w:t>
      </w:r>
      <w:r w:rsidR="005755A6">
        <w:rPr>
          <w:rFonts w:eastAsia="Calibri"/>
        </w:rPr>
        <w:t>)</w:t>
      </w:r>
      <w:r w:rsidR="005755A6">
        <w:fldChar w:fldCharType="end"/>
      </w:r>
      <w:r w:rsidR="00DD43A6">
        <w:t>.</w:t>
      </w:r>
      <w:r w:rsidR="003A4A71">
        <w:t xml:space="preserve"> </w:t>
      </w:r>
      <w:r w:rsidR="00DD43A6">
        <w:t>W</w:t>
      </w:r>
      <w:r w:rsidR="003A4A71">
        <w:t xml:space="preserve">e leveraged the </w:t>
      </w:r>
      <w:r w:rsidR="005B4BC5">
        <w:t>O</w:t>
      </w:r>
      <w:r w:rsidR="003A4A71">
        <w:t xml:space="preserve">bservational </w:t>
      </w:r>
      <w:r w:rsidR="005B4BC5">
        <w:t>H</w:t>
      </w:r>
      <w:r w:rsidR="003A4A71">
        <w:t xml:space="preserve">ealth </w:t>
      </w:r>
      <w:r w:rsidR="005B4BC5">
        <w:t>D</w:t>
      </w:r>
      <w:r w:rsidR="003A4A71">
        <w:t xml:space="preserve">ata </w:t>
      </w:r>
      <w:r w:rsidR="005B4BC5">
        <w:t>S</w:t>
      </w:r>
      <w:r w:rsidR="003A4A71">
        <w:t xml:space="preserve">ciences and </w:t>
      </w:r>
      <w:r w:rsidR="005B4BC5">
        <w:t>I</w:t>
      </w:r>
      <w:r w:rsidR="003A4A71">
        <w:t xml:space="preserve">nformatics (OHDSI) network tools, specifically </w:t>
      </w:r>
      <w:proofErr w:type="spellStart"/>
      <w:r w:rsidR="003A4A71">
        <w:t>CohortMethod</w:t>
      </w:r>
      <w:proofErr w:type="spellEnd"/>
      <w:r w:rsidR="003A4A71">
        <w:t xml:space="preserve"> to measure AR outcomes for patients </w:t>
      </w:r>
      <w:r w:rsidR="00B512E6">
        <w:t>exposed to</w:t>
      </w:r>
      <w:r w:rsidR="003A4A71">
        <w:t xml:space="preserve"> our predicted combinations. </w:t>
      </w:r>
      <w:proofErr w:type="spellStart"/>
      <w:r w:rsidR="003A4A71">
        <w:t>CohortMethod</w:t>
      </w:r>
      <w:proofErr w:type="spellEnd"/>
      <w:r w:rsidR="003A4A71">
        <w:t xml:space="preserve"> is a software package that facilitates extracting patient data from the EHR, conducting large-scale propensity matching for controlling confounding variables, and estimating outcome models, such as cox regression</w:t>
      </w:r>
      <w:r w:rsidR="007802ED">
        <w:t xml:space="preserve"> (example applications </w:t>
      </w:r>
      <w:r w:rsidR="005755A6">
        <w:fldChar w:fldCharType="begin"/>
      </w:r>
      <w:r w:rsidR="005755A6">
        <w:instrText xml:space="preserve"> ADDIN PAPERS2_CITATIONS &lt;citation&gt;&lt;priority&gt;15&lt;/priority&gt;&lt;uuid&gt;0C9D7843-CAAD-4576-8620-F937BB453468&lt;/uuid&gt;&lt;publications&gt;&lt;publication&gt;&lt;subtype&gt;400&lt;/subtype&gt;&lt;title&gt;Comprehensive comparative effectiveness and safety of first-line antihypertensive drug classes: a systematic, multinational, large-scale analysis.&lt;/title&gt;&lt;url&gt;https://linkinghub.elsevier.com/retrieve/pii/S0140673619323177&lt;/url&gt;&lt;volume&gt;394&lt;/volume&gt;&lt;revision_date&gt;99201908021200000000222000&lt;/revision_date&gt;&lt;publication_date&gt;99201911161200000000222000&lt;/publication_date&gt;&lt;uuid&gt;0761935D-A9F9-494B-BD42-831F2E6DC195&lt;/uuid&gt;&lt;type&gt;400&lt;/type&gt;&lt;accepted_date&gt;99201908151200000000222000&lt;/accepted_date&gt;&lt;number&gt;10211&lt;/number&gt;&lt;submission_date&gt;99201906211200000000222000&lt;/submission_date&gt;&lt;doi&gt;10.1016/S0140-6736(19)32317-7&lt;/doi&gt;&lt;institution&gt;Department of Biostatistics, Fielding School of Public Health, University of California, Los Angeles, CA, USA; Department of Biomathematics, David Geffen School of Medicine at UCLA, University of California, Los Angeles, CA, USA. Electronic address: msuchard@ucla.edu.&lt;/institution&gt;&lt;startpage&gt;1816&lt;/startpage&gt;&lt;endpage&gt;1826&lt;/endpage&gt;&lt;bundle&gt;&lt;publication&gt;&lt;title&gt;Lancet (London, England)&lt;/title&gt;&lt;uuid&gt;FDDA0F6A-171B-4975-AB7C-D4DA990CD5D6&lt;/uuid&gt;&lt;subtype&gt;-100&lt;/subtype&gt;&lt;type&gt;-100&lt;/type&gt;&lt;/publication&gt;&lt;/bundle&gt;&lt;authors&gt;&lt;author&gt;&lt;lastName&gt;Suchard&lt;/lastName&gt;&lt;firstName&gt;Marc&lt;/firstName&gt;&lt;middleNames&gt;A&lt;/middleNames&gt;&lt;/author&gt;&lt;author&gt;&lt;lastName&gt;Schuemie&lt;/lastName&gt;&lt;firstName&gt;Martijn&lt;/firstName&gt;&lt;middleNames&gt;J&lt;/middleNames&gt;&lt;/author&gt;&lt;author&gt;&lt;lastName&gt;Krumholz&lt;/lastName&gt;&lt;firstName&gt;Harlan&lt;/firstName&gt;&lt;middleNames&gt;M&lt;/middleNames&gt;&lt;/author&gt;&lt;author&gt;&lt;lastName&gt;You&lt;/lastName&gt;&lt;firstName&gt;Seng&lt;/firstName&gt;&lt;middleNames&gt;Chan&lt;/middleNames&gt;&lt;/author&gt;&lt;author&gt;&lt;lastName&gt;Chen&lt;/lastName&gt;&lt;firstName&gt;RuiJun&lt;/firstName&gt;&lt;/author&gt;&lt;author&gt;&lt;lastName&gt;Pratt&lt;/lastName&gt;&lt;firstName&gt;Nicole&lt;/firstName&gt;&lt;/author&gt;&lt;author&gt;&lt;lastName&gt;Reich&lt;/lastName&gt;&lt;firstName&gt;Christian&lt;/firstName&gt;&lt;middleNames&gt;G&lt;/middleNames&gt;&lt;/author&gt;&lt;author&gt;&lt;lastName&gt;Duke&lt;/lastName&gt;&lt;firstName&gt;Jon&lt;/firstName&gt;&lt;/author&gt;&lt;author&gt;&lt;lastName&gt;Madigan&lt;/lastName&gt;&lt;firstName&gt;David&lt;/firstName&gt;&lt;/author&gt;&lt;author&gt;&lt;lastName&gt;Hripcsak&lt;/lastName&gt;&lt;firstName&gt;George&lt;/firstName&gt;&lt;/author&gt;&lt;author&gt;&lt;lastName&gt;Ryan&lt;/lastName&gt;&lt;firstName&gt;Patrick&lt;/firstName&gt;&lt;middleNames&gt;B&lt;/middleNames&gt;&lt;/author&gt;&lt;/authors&gt;&lt;/publication&gt;&lt;/publications&gt;&lt;cites&gt;&lt;/cites&gt;&lt;/citation&gt;</w:instrText>
      </w:r>
      <w:r w:rsidR="005755A6">
        <w:fldChar w:fldCharType="separate"/>
      </w:r>
      <w:r w:rsidR="005755A6">
        <w:rPr>
          <w:rFonts w:eastAsia="Calibri"/>
        </w:rPr>
        <w:t>(</w:t>
      </w:r>
      <w:r w:rsidR="005755A6">
        <w:rPr>
          <w:rFonts w:eastAsia="Calibri"/>
          <w:i/>
          <w:iCs/>
        </w:rPr>
        <w:t>18</w:t>
      </w:r>
      <w:r w:rsidR="005755A6">
        <w:rPr>
          <w:rFonts w:eastAsia="Calibri"/>
        </w:rPr>
        <w:t>)</w:t>
      </w:r>
      <w:r w:rsidR="005755A6">
        <w:fldChar w:fldCharType="end"/>
      </w:r>
      <w:r w:rsidR="007802ED" w:rsidRPr="007802ED">
        <w:t xml:space="preserve"> </w:t>
      </w:r>
      <w:r w:rsidR="005755A6">
        <w:fldChar w:fldCharType="begin"/>
      </w:r>
      <w:r w:rsidR="005755A6">
        <w:instrText xml:space="preserve"> ADDIN PAPERS2_CITATIONS &lt;citation&gt;&lt;priority&gt;16&lt;/priority&gt;&lt;uuid&gt;767DF46E-996A-4DBA-ACE2-58FF85F71928&lt;/uuid&gt;&lt;publications&gt;&lt;publication&gt;&lt;subtype&gt;400&lt;/subtype&gt;&lt;publisher&gt;American Medical Association&lt;/publisher&gt;&lt;title&gt;Comparison of Cardiovascular and Safety Outcomes of Chlorthalidone vs Hydrochlorothiazide to Treat Hypertension&lt;/title&gt;&lt;url&gt;https://jamanetwork.com/journals/jamainternalmedicine/fullarticle/2760777&lt;/url&gt;&lt;volume&gt;180&lt;/volume&gt;&lt;publication_date&gt;99202004011200000000222000&lt;/publication_date&gt;&lt;uuid&gt;D3FADC01-DE21-499C-AD01-2081244E5A5E&lt;/uuid&gt;&lt;type&gt;400&lt;/type&gt;&lt;number&gt;4&lt;/number&gt;&lt;doi&gt;10.1001/jamainternmed.2019.7454&lt;/doi&gt;&lt;startpage&gt;542&lt;/startpage&gt;&lt;endpage&gt;551&lt;/endpage&gt;&lt;bundle&gt;&lt;publication&gt;&lt;title&gt;JAMA Internal Medicine&lt;/title&gt;&lt;uuid&gt;6A3BF58F-8B86-4E8E-8AE8-3ADF13FE12FC&lt;/uuid&gt;&lt;subtype&gt;-100&lt;/subtype&gt;&lt;publisher&gt;American Medical Association&lt;/publisher&gt;&lt;type&gt;-100&lt;/type&gt;&lt;/publication&gt;&lt;/bundle&gt;&lt;authors&gt;&lt;author&gt;&lt;lastName&gt;Hripcsak&lt;/lastName&gt;&lt;firstName&gt;George&lt;/firstName&gt;&lt;/author&gt;&lt;author&gt;&lt;lastName&gt;Suchard&lt;/lastName&gt;&lt;firstName&gt;Marc&lt;/firstName&gt;&lt;middleNames&gt;A&lt;/middleNames&gt;&lt;/author&gt;&lt;author&gt;&lt;lastName&gt;Shea&lt;/lastName&gt;&lt;firstName&gt;Steven&lt;/firstName&gt;&lt;/author&gt;&lt;author&gt;&lt;lastName&gt;Chen&lt;/lastName&gt;&lt;firstName&gt;RuiJun&lt;/firstName&gt;&lt;/author&gt;&lt;author&gt;&lt;lastName&gt;You&lt;/lastName&gt;&lt;firstName&gt;Seng&lt;/firstName&gt;&lt;middleNames&gt;Chan&lt;/middleNames&gt;&lt;/author&gt;&lt;author&gt;&lt;lastName&gt;Pratt&lt;/lastName&gt;&lt;firstName&gt;Nicole&lt;/firstName&gt;&lt;/author&gt;&lt;author&gt;&lt;lastName&gt;Madigan&lt;/lastName&gt;&lt;firstName&gt;David&lt;/firstName&gt;&lt;/author&gt;&lt;author&gt;&lt;lastName&gt;Krumholz&lt;/lastName&gt;&lt;firstName&gt;Harlan&lt;/firstName&gt;&lt;middleNames&gt;M&lt;/middleNames&gt;&lt;/author&gt;&lt;author&gt;&lt;lastName&gt;Ryan&lt;/lastName&gt;&lt;firstName&gt;Patrick&lt;/firstName&gt;&lt;middleNames&gt;B&lt;/middleNames&gt;&lt;/author&gt;&lt;author&gt;&lt;lastName&gt;Schuemie&lt;/lastName&gt;&lt;firstName&gt;Martijn&lt;/firstName&gt;&lt;middleNames&gt;J&lt;/middleNames&gt;&lt;/author&gt;&lt;/authors&gt;&lt;/publication&gt;&lt;/publications&gt;&lt;cites&gt;&lt;/cites&gt;&lt;/citation&gt;</w:instrText>
      </w:r>
      <w:r w:rsidR="005755A6">
        <w:fldChar w:fldCharType="separate"/>
      </w:r>
      <w:r w:rsidR="005755A6">
        <w:rPr>
          <w:rFonts w:eastAsia="Calibri"/>
        </w:rPr>
        <w:t>(</w:t>
      </w:r>
      <w:r w:rsidR="005755A6">
        <w:rPr>
          <w:rFonts w:eastAsia="Calibri"/>
          <w:i/>
          <w:iCs/>
        </w:rPr>
        <w:t>19</w:t>
      </w:r>
      <w:r w:rsidR="005755A6">
        <w:rPr>
          <w:rFonts w:eastAsia="Calibri"/>
        </w:rPr>
        <w:t>)</w:t>
      </w:r>
      <w:r w:rsidR="005755A6">
        <w:fldChar w:fldCharType="end"/>
      </w:r>
      <w:r w:rsidR="007802ED">
        <w:t>)</w:t>
      </w:r>
      <w:r w:rsidR="003A4A71">
        <w:t>.</w:t>
      </w:r>
      <w:r w:rsidR="00372996">
        <w:t xml:space="preserve"> The LEGEND study is one relevant application where </w:t>
      </w:r>
      <w:proofErr w:type="spellStart"/>
      <w:r w:rsidR="00372996">
        <w:t>CohortMethod</w:t>
      </w:r>
      <w:proofErr w:type="spellEnd"/>
      <w:r w:rsidR="00372996">
        <w:t xml:space="preserve"> measured cardiovascular outcomes across first-line anti-</w:t>
      </w:r>
      <w:proofErr w:type="spellStart"/>
      <w:r w:rsidR="00372996">
        <w:t>hypternsive</w:t>
      </w:r>
      <w:proofErr w:type="spellEnd"/>
      <w:r w:rsidR="00372996">
        <w:t xml:space="preserve"> drugs</w:t>
      </w:r>
      <w:r w:rsidR="005755A6">
        <w:fldChar w:fldCharType="begin"/>
      </w:r>
      <w:r w:rsidR="005755A6">
        <w:instrText xml:space="preserve"> ADDIN PAPERS2_CITATIONS &lt;citation&gt;&lt;priority&gt;17&lt;/priority&gt;&lt;uuid&gt;64227163-C260-4E5D-8B5D-36DBD7048EA9&lt;/uuid&gt;&lt;publications&gt;&lt;publication&gt;&lt;subtype&gt;400&lt;/subtype&gt;&lt;title&gt;Comprehensive comparative effectiveness and safety of first-line antihypertensive drug classes: a systematic, multinational, large-scale analysis.&lt;/title&gt;&lt;url&gt;https://linkinghub.elsevier.com/retrieve/pii/S0140673619323177&lt;/url&gt;&lt;volume&gt;394&lt;/volume&gt;&lt;revision_date&gt;99201908021200000000222000&lt;/revision_date&gt;&lt;publication_date&gt;99201911161200000000222000&lt;/publication_date&gt;&lt;uuid&gt;0761935D-A9F9-494B-BD42-831F2E6DC195&lt;/uuid&gt;&lt;type&gt;400&lt;/type&gt;&lt;accepted_date&gt;99201908151200000000222000&lt;/accepted_date&gt;&lt;number&gt;10211&lt;/number&gt;&lt;submission_date&gt;99201906211200000000222000&lt;/submission_date&gt;&lt;doi&gt;10.1016/S0140-6736(19)32317-7&lt;/doi&gt;&lt;institution&gt;Department of Biostatistics, Fielding School of Public Health, University of California, Los Angeles, CA, USA; Department of Biomathematics, David Geffen School of Medicine at UCLA, University of California, Los Angeles, CA, USA. Electronic address: msuchard@ucla.edu.&lt;/institution&gt;&lt;startpage&gt;1816&lt;/startpage&gt;&lt;endpage&gt;1826&lt;/endpage&gt;&lt;bundle&gt;&lt;publication&gt;&lt;title&gt;Lancet (London, England)&lt;/title&gt;&lt;uuid&gt;FDDA0F6A-171B-4975-AB7C-D4DA990CD5D6&lt;/uuid&gt;&lt;subtype&gt;-100&lt;/subtype&gt;&lt;type&gt;-100&lt;/type&gt;&lt;/publication&gt;&lt;/bundle&gt;&lt;authors&gt;&lt;author&gt;&lt;lastName&gt;Suchard&lt;/lastName&gt;&lt;firstName&gt;Marc&lt;/firstName&gt;&lt;middleNames&gt;A&lt;/middleNames&gt;&lt;/author&gt;&lt;author&gt;&lt;lastName&gt;Schuemie&lt;/lastName&gt;&lt;firstName&gt;Martijn&lt;/firstName&gt;&lt;middleNames&gt;J&lt;/middleNames&gt;&lt;/author&gt;&lt;author&gt;&lt;lastName&gt;Krumholz&lt;/lastName&gt;&lt;firstName&gt;Harlan&lt;/firstName&gt;&lt;middleNames&gt;M&lt;/middleNames&gt;&lt;/author&gt;&lt;author&gt;&lt;lastName&gt;You&lt;/lastName&gt;&lt;firstName&gt;Seng&lt;/firstName&gt;&lt;middleNames&gt;Chan&lt;/middleNames&gt;&lt;/author&gt;&lt;author&gt;&lt;lastName&gt;Chen&lt;/lastName&gt;&lt;firstName&gt;RuiJun&lt;/firstName&gt;&lt;/author&gt;&lt;author&gt;&lt;lastName&gt;Pratt&lt;/lastName&gt;&lt;firstName&gt;Nicole&lt;/firstName&gt;&lt;/author&gt;&lt;author&gt;&lt;lastName&gt;Reich&lt;/lastName&gt;&lt;firstName&gt;Christian&lt;/firstName&gt;&lt;middleNames&gt;G&lt;/middleNames&gt;&lt;/author&gt;&lt;author&gt;&lt;lastName&gt;Duke&lt;/lastName&gt;&lt;firstName&gt;Jon&lt;/firstName&gt;&lt;/author&gt;&lt;author&gt;&lt;lastName&gt;Madigan&lt;/lastName&gt;&lt;firstName&gt;David&lt;/firstName&gt;&lt;/author&gt;&lt;author&gt;&lt;lastName&gt;Hripcsak&lt;/lastName&gt;&lt;firstName&gt;George&lt;/firstName&gt;&lt;/author&gt;&lt;author&gt;&lt;lastName&gt;Ryan&lt;/lastName&gt;&lt;firstName&gt;Patrick&lt;/firstName&gt;&lt;middleNames&gt;B&lt;/middleNames&gt;&lt;/author&gt;&lt;/authors&gt;&lt;/publication&gt;&lt;/publications&gt;&lt;cites&gt;&lt;/cites&gt;&lt;/citation&gt;</w:instrText>
      </w:r>
      <w:r w:rsidR="005755A6">
        <w:fldChar w:fldCharType="separate"/>
      </w:r>
      <w:r w:rsidR="005755A6">
        <w:rPr>
          <w:rFonts w:eastAsia="Calibri"/>
        </w:rPr>
        <w:t>(</w:t>
      </w:r>
      <w:r w:rsidR="005755A6">
        <w:rPr>
          <w:rFonts w:eastAsia="Calibri"/>
          <w:i/>
          <w:iCs/>
        </w:rPr>
        <w:t>18</w:t>
      </w:r>
      <w:r w:rsidR="005755A6">
        <w:rPr>
          <w:rFonts w:eastAsia="Calibri"/>
        </w:rPr>
        <w:t>)</w:t>
      </w:r>
      <w:r w:rsidR="005755A6">
        <w:fldChar w:fldCharType="end"/>
      </w:r>
      <w:r w:rsidR="00372996">
        <w:t xml:space="preserve">. Our approach was conceptually similar, however, we aggregated drugs into </w:t>
      </w:r>
      <w:r w:rsidR="00024A99">
        <w:t>network classes</w:t>
      </w:r>
      <w:r w:rsidR="00372996">
        <w:t xml:space="preserve"> instead of </w:t>
      </w:r>
      <w:r w:rsidR="005B4BC5">
        <w:t xml:space="preserve">by </w:t>
      </w:r>
      <w:r w:rsidR="00372996">
        <w:t xml:space="preserve">their chemical structures or </w:t>
      </w:r>
      <w:r w:rsidR="00024A99">
        <w:t>therapeutic use classes</w:t>
      </w:r>
      <w:r w:rsidR="00372996">
        <w:t>.</w:t>
      </w:r>
      <w:r w:rsidR="00FB5CCA">
        <w:t xml:space="preserve"> We used </w:t>
      </w:r>
      <w:proofErr w:type="spellStart"/>
      <w:r w:rsidR="00FB5CCA">
        <w:t>CohortMethod</w:t>
      </w:r>
      <w:proofErr w:type="spellEnd"/>
      <w:r w:rsidR="00FB5CCA">
        <w:t xml:space="preserve"> to </w:t>
      </w:r>
      <w:r w:rsidR="00D83DEA">
        <w:t xml:space="preserve">test two </w:t>
      </w:r>
      <w:r w:rsidR="00FB2EB9">
        <w:t xml:space="preserve">network DDI </w:t>
      </w:r>
      <w:r w:rsidR="00FB5CCA">
        <w:t xml:space="preserve">predictions to validate </w:t>
      </w:r>
      <w:r w:rsidR="00D83DEA">
        <w:t>our</w:t>
      </w:r>
      <w:r w:rsidR="00FB5CCA">
        <w:t xml:space="preserve"> ability to detect </w:t>
      </w:r>
      <w:r w:rsidR="00024A99">
        <w:t>DDIs</w:t>
      </w:r>
      <w:r w:rsidR="00FB2EB9">
        <w:t xml:space="preserve"> in the real world.</w:t>
      </w:r>
      <w:r w:rsidR="00024A99">
        <w:t xml:space="preserve"> </w:t>
      </w:r>
      <w:r w:rsidR="00FB5CCA">
        <w:t xml:space="preserve">We later used </w:t>
      </w:r>
      <w:r w:rsidR="00D82DE4">
        <w:rPr>
          <w:i/>
          <w:iCs/>
        </w:rPr>
        <w:t xml:space="preserve">clinical language </w:t>
      </w:r>
      <w:proofErr w:type="gramStart"/>
      <w:r w:rsidR="00D82DE4">
        <w:rPr>
          <w:i/>
          <w:iCs/>
        </w:rPr>
        <w:t>model based</w:t>
      </w:r>
      <w:proofErr w:type="gramEnd"/>
      <w:r w:rsidR="00D82DE4">
        <w:rPr>
          <w:i/>
          <w:iCs/>
        </w:rPr>
        <w:t xml:space="preserve"> representations </w:t>
      </w:r>
      <w:r w:rsidR="00D82DE4">
        <w:t xml:space="preserve">(CLMBR) </w:t>
      </w:r>
      <w:r w:rsidR="00FB5CCA">
        <w:t xml:space="preserve">because this platform was </w:t>
      </w:r>
      <w:r w:rsidR="00D83DEA">
        <w:t xml:space="preserve">sufficiently </w:t>
      </w:r>
      <w:proofErr w:type="spellStart"/>
      <w:r w:rsidR="00FB5CCA">
        <w:t>scable</w:t>
      </w:r>
      <w:proofErr w:type="spellEnd"/>
      <w:r w:rsidR="00FB5CCA">
        <w:t xml:space="preserve"> to test </w:t>
      </w:r>
      <w:r w:rsidR="00D83DEA">
        <w:t xml:space="preserve">an additional </w:t>
      </w:r>
      <w:r w:rsidR="00D83DEA" w:rsidRPr="001810EA">
        <w:t>5</w:t>
      </w:r>
      <w:r w:rsidR="00024A99" w:rsidRPr="001810EA">
        <w:t>8</w:t>
      </w:r>
      <w:r w:rsidR="00D83DEA">
        <w:t xml:space="preserve"> class predictions.</w:t>
      </w:r>
    </w:p>
    <w:p w14:paraId="517B0632" w14:textId="57C53958" w:rsidR="00F803FD" w:rsidRDefault="00F803FD" w:rsidP="00F803FD">
      <w:pPr>
        <w:pStyle w:val="Teaser"/>
        <w:rPr>
          <w:b/>
          <w:bCs/>
        </w:rPr>
      </w:pPr>
      <w:r>
        <w:rPr>
          <w:b/>
          <w:bCs/>
        </w:rPr>
        <w:t xml:space="preserve">Albuterol </w:t>
      </w:r>
      <w:r w:rsidRPr="00B21E4C">
        <w:rPr>
          <w:b/>
          <w:bCs/>
        </w:rPr>
        <w:t>increase</w:t>
      </w:r>
      <w:r w:rsidR="007A1917">
        <w:rPr>
          <w:b/>
          <w:bCs/>
        </w:rPr>
        <w:t>d</w:t>
      </w:r>
      <w:r w:rsidRPr="00B21E4C">
        <w:rPr>
          <w:b/>
          <w:bCs/>
        </w:rPr>
        <w:t xml:space="preserve"> the probability of sepsis for drugs with network associations to </w:t>
      </w:r>
      <w:r>
        <w:rPr>
          <w:b/>
          <w:bCs/>
        </w:rPr>
        <w:t>the albuterol</w:t>
      </w:r>
      <w:r w:rsidRPr="00B21E4C">
        <w:rPr>
          <w:b/>
          <w:bCs/>
        </w:rPr>
        <w:t>-binding protein</w:t>
      </w:r>
      <w:r>
        <w:rPr>
          <w:b/>
          <w:bCs/>
        </w:rPr>
        <w:t>, beta-2 adrenergic receptor 2 (ADRB2)</w:t>
      </w:r>
      <w:r w:rsidR="007A1917">
        <w:rPr>
          <w:b/>
          <w:bCs/>
        </w:rPr>
        <w:t xml:space="preserve"> in an observational study</w:t>
      </w:r>
    </w:p>
    <w:p w14:paraId="6576874D" w14:textId="04F0908D" w:rsidR="00FB5CCA" w:rsidRDefault="00F803FD" w:rsidP="00F803FD">
      <w:pPr>
        <w:pStyle w:val="Teaser"/>
        <w:ind w:firstLine="720"/>
        <w:rPr>
          <w:rFonts w:eastAsia="Calibri"/>
        </w:rPr>
      </w:pPr>
      <w:r>
        <w:t xml:space="preserve">We first investigated the effect of albuterol </w:t>
      </w:r>
      <w:r w:rsidR="00386B2C">
        <w:t>on ADBR2 network drugs</w:t>
      </w:r>
      <w:r>
        <w:t>. PathFX identified network associations for 29 drugs with sepsis listed on the drugs’ labels</w:t>
      </w:r>
      <w:r w:rsidR="00045E73">
        <w:t xml:space="preserve">. </w:t>
      </w:r>
      <w:r>
        <w:t xml:space="preserve">From this </w:t>
      </w:r>
      <w:proofErr w:type="gramStart"/>
      <w:r>
        <w:t>29 drug</w:t>
      </w:r>
      <w:proofErr w:type="gramEnd"/>
      <w:r>
        <w:t xml:space="preserve"> set, two drugs, paroxetine and atropine, contained ADRB2</w:t>
      </w:r>
      <w:r w:rsidR="00372996">
        <w:t>, an albuterol</w:t>
      </w:r>
      <w:r w:rsidR="00BA062D">
        <w:t xml:space="preserve"> (</w:t>
      </w:r>
      <w:r w:rsidR="00F93608">
        <w:t xml:space="preserve">also known as </w:t>
      </w:r>
      <w:r w:rsidR="00BA062D">
        <w:t>salbutamol)</w:t>
      </w:r>
      <w:r w:rsidR="00372996">
        <w:t xml:space="preserve"> drug target,</w:t>
      </w:r>
      <w:r w:rsidR="004C7893">
        <w:t xml:space="preserve"> downstream</w:t>
      </w:r>
      <w:r>
        <w:t xml:space="preserve"> in their networks and did not share other </w:t>
      </w:r>
      <w:r w:rsidR="00386B2C">
        <w:t>target</w:t>
      </w:r>
      <w:r>
        <w:t xml:space="preserve"> proteins with albuterol</w:t>
      </w:r>
      <w:r>
        <w:rPr>
          <w:rFonts w:eastAsia="Calibri"/>
        </w:rPr>
        <w:t xml:space="preserve">. Of the remaining 27 drugs, 18 drugs did not contain albuterol-binding proteins downstream in </w:t>
      </w:r>
      <w:r>
        <w:rPr>
          <w:rFonts w:eastAsia="Calibri"/>
        </w:rPr>
        <w:lastRenderedPageBreak/>
        <w:t xml:space="preserve">their networks nor share drug </w:t>
      </w:r>
      <w:r w:rsidR="00386B2C">
        <w:rPr>
          <w:rFonts w:eastAsia="Calibri"/>
        </w:rPr>
        <w:t>target</w:t>
      </w:r>
      <w:r>
        <w:rPr>
          <w:rFonts w:eastAsia="Calibri"/>
        </w:rPr>
        <w:t xml:space="preserve"> proteins with albuterol. </w:t>
      </w:r>
      <w:r w:rsidR="00644B06">
        <w:rPr>
          <w:rFonts w:eastAsia="Calibri"/>
        </w:rPr>
        <w:t xml:space="preserve">These 18 drugs were considered the </w:t>
      </w:r>
      <w:r w:rsidR="00F93608">
        <w:rPr>
          <w:rFonts w:eastAsia="Calibri"/>
        </w:rPr>
        <w:t>“</w:t>
      </w:r>
      <w:r w:rsidR="00644B06">
        <w:rPr>
          <w:rFonts w:eastAsia="Calibri"/>
        </w:rPr>
        <w:t>non-ADRB2-net</w:t>
      </w:r>
      <w:r w:rsidR="00F93608">
        <w:rPr>
          <w:rFonts w:eastAsia="Calibri"/>
        </w:rPr>
        <w:t>”</w:t>
      </w:r>
      <w:r w:rsidR="00644B06">
        <w:rPr>
          <w:rFonts w:eastAsia="Calibri"/>
        </w:rPr>
        <w:t xml:space="preserve"> class</w:t>
      </w:r>
      <w:r w:rsidR="00045E73">
        <w:rPr>
          <w:rFonts w:eastAsia="Calibri"/>
        </w:rPr>
        <w:t xml:space="preserve"> (</w:t>
      </w:r>
      <w:r w:rsidR="00045E73">
        <w:rPr>
          <w:rFonts w:eastAsia="Calibri"/>
          <w:b/>
          <w:bCs/>
        </w:rPr>
        <w:t>Table S</w:t>
      </w:r>
      <w:r w:rsidR="00D83DEA">
        <w:rPr>
          <w:rFonts w:eastAsia="Calibri"/>
          <w:b/>
          <w:bCs/>
        </w:rPr>
        <w:t>2</w:t>
      </w:r>
      <w:r w:rsidR="00045E73">
        <w:rPr>
          <w:rFonts w:eastAsia="Calibri"/>
        </w:rPr>
        <w:t>).</w:t>
      </w:r>
      <w:r w:rsidR="00644B06">
        <w:rPr>
          <w:rFonts w:eastAsia="Calibri"/>
        </w:rPr>
        <w:t xml:space="preserve"> </w:t>
      </w:r>
      <w:r>
        <w:rPr>
          <w:rFonts w:eastAsia="Calibri"/>
        </w:rPr>
        <w:t xml:space="preserve">We hypothesized that </w:t>
      </w:r>
      <w:r w:rsidR="00386B2C">
        <w:rPr>
          <w:rFonts w:eastAsia="Calibri"/>
        </w:rPr>
        <w:t xml:space="preserve">concomitant use of </w:t>
      </w:r>
      <w:r>
        <w:rPr>
          <w:rFonts w:eastAsia="Calibri"/>
        </w:rPr>
        <w:t xml:space="preserve">albuterol </w:t>
      </w:r>
      <w:r w:rsidR="00386B2C">
        <w:rPr>
          <w:rFonts w:eastAsia="Calibri"/>
        </w:rPr>
        <w:t>would alter risk of sepsis for ADBR2-network drugs relative to non-ADBR2-network drugs.</w:t>
      </w:r>
    </w:p>
    <w:p w14:paraId="70519860" w14:textId="6801EFE1" w:rsidR="005755A6" w:rsidRDefault="00D83DEA" w:rsidP="00FB5CCA">
      <w:pPr>
        <w:pStyle w:val="Teaser"/>
        <w:ind w:firstLine="720"/>
        <w:rPr>
          <w:rFonts w:eastAsia="Calibri"/>
        </w:rPr>
      </w:pPr>
      <w:r>
        <w:t xml:space="preserve">For the first measurement, </w:t>
      </w:r>
      <w:r w:rsidR="00386B2C">
        <w:t>we measured the risk of sepsis for patients on ADBR2-network (“target” cohort) or non-ADBR2-network (“comparator” cohort) drugs</w:t>
      </w:r>
      <w:r w:rsidR="00F803FD">
        <w:t xml:space="preserve">. For the second </w:t>
      </w:r>
      <w:r w:rsidR="00386B2C">
        <w:t>measurement,</w:t>
      </w:r>
      <w:r w:rsidR="00F803FD">
        <w:t xml:space="preserve"> </w:t>
      </w:r>
      <w:r w:rsidR="00386B2C">
        <w:t>we measured the risk of sepsis for patients with an overlapping exposure to albuterol+ADBR2-network drugs (“target” cohort) or albuterol+</w:t>
      </w:r>
      <w:r w:rsidR="00386B2C" w:rsidRPr="00386B2C">
        <w:t xml:space="preserve"> </w:t>
      </w:r>
      <w:r w:rsidR="00386B2C">
        <w:t>non-ADBR2-network (“comparator” cohort) drugs.</w:t>
      </w:r>
      <w:r w:rsidR="00F803FD">
        <w:t xml:space="preserve"> </w:t>
      </w:r>
      <w:r w:rsidR="00386B2C">
        <w:t>To select patients with an overlapping exposure, we required</w:t>
      </w:r>
      <w:r w:rsidR="00F803FD">
        <w:t xml:space="preserve"> patients have an </w:t>
      </w:r>
      <w:r w:rsidR="00FB5CCA">
        <w:t>albuterol</w:t>
      </w:r>
      <w:r w:rsidR="00F803FD">
        <w:t xml:space="preserve"> “DRUG ERA” that started between the start and end of an exposure to either the </w:t>
      </w:r>
      <w:r w:rsidR="00386B2C">
        <w:t>ADBR2-network or non-ADBR2-network drugs</w:t>
      </w:r>
      <w:r w:rsidR="00DE0787">
        <w:t xml:space="preserve"> and risk for sepsis was observed for 30 days following the start of the second drug exposure</w:t>
      </w:r>
      <w:r w:rsidR="00F803FD">
        <w:t>.</w:t>
      </w:r>
      <w:r>
        <w:t xml:space="preserve"> The drug era is considered a sufficient proxy to estimate an exposure to an active ingredient and the details of this data table are further explained in </w:t>
      </w:r>
      <w:r>
        <w:rPr>
          <w:i/>
          <w:iCs/>
        </w:rPr>
        <w:t>Materials and Methods.</w:t>
      </w:r>
      <w:r w:rsidR="00F803FD">
        <w:t xml:space="preserve"> We further used large-scale propensity matching to estimate </w:t>
      </w:r>
      <w:proofErr w:type="spellStart"/>
      <w:r w:rsidR="00F803FD">
        <w:t>counfounding</w:t>
      </w:r>
      <w:proofErr w:type="spellEnd"/>
      <w:r w:rsidR="00F803FD">
        <w:t xml:space="preserve"> </w:t>
      </w:r>
      <w:r w:rsidR="00386B2C">
        <w:t>and then matched patients based on their p</w:t>
      </w:r>
      <w:r w:rsidR="00F803FD">
        <w:t xml:space="preserve">ropensity score </w:t>
      </w:r>
      <w:r w:rsidR="00386B2C">
        <w:t xml:space="preserve">to estimate </w:t>
      </w:r>
      <w:proofErr w:type="spellStart"/>
      <w:r w:rsidR="00386B2C">
        <w:t>relativel</w:t>
      </w:r>
      <w:proofErr w:type="spellEnd"/>
      <w:r w:rsidR="00386B2C">
        <w:t xml:space="preserve"> risk. Propensity </w:t>
      </w:r>
      <w:r w:rsidR="00F803FD">
        <w:t xml:space="preserve">matching </w:t>
      </w:r>
      <w:r w:rsidR="00C361F8">
        <w:t>aggregates</w:t>
      </w:r>
      <w:r w:rsidR="00F803FD">
        <w:t xml:space="preserve"> all available patient data in the health record including commonly-considered confounders such age, diagnoses, demographics as well as other data such as number of visits, time to visits,</w:t>
      </w:r>
      <w:r>
        <w:t xml:space="preserve"> that also reflect patient characteristics</w:t>
      </w:r>
      <w:r w:rsidR="00386B2C">
        <w:t xml:space="preserve"> </w:t>
      </w:r>
      <w:r w:rsidR="005755A6">
        <w:rPr>
          <w:rFonts w:eastAsia="Calibri"/>
        </w:rPr>
        <w:fldChar w:fldCharType="begin"/>
      </w:r>
      <w:r w:rsidR="005755A6">
        <w:rPr>
          <w:rFonts w:eastAsia="Calibri"/>
        </w:rPr>
        <w:instrText xml:space="preserve"> ADDIN PAPERS2_CITATIONS &lt;citation&gt;&lt;priority&gt;18&lt;/priority&gt;&lt;uuid&gt;04A1FFA2-A4FC-4B9D-BACD-CAC708661756&lt;/uuid&gt;&lt;publications&gt;&lt;publication&gt;&lt;subtype&gt;400&lt;/subtype&gt;&lt;publisher&gt;American Association for the Advancement of Science&lt;/publisher&gt;&lt;title&gt;Data-driven prediction of drug effects and interactions.&lt;/title&gt;&lt;url&gt;http://stm.sciencemag.org/cgi/doi/10.1126/scitranslmed.3003377&lt;/url&gt;&lt;volume&gt;4&lt;/volume&gt;&lt;publication_date&gt;99201203141200000000222000&lt;/publication_date&gt;&lt;uuid&gt;8CE9453A-83E3-4095-8870-40D21C1828FC&lt;/uuid&gt;&lt;type&gt;400&lt;/type&gt;&lt;number&gt;125&lt;/number&gt;&lt;doi&gt;10.1126/scitranslmed.3003377&lt;/doi&gt;&lt;institution&gt;Biomedical Informatics Training Program, Stanford University, Stanford, CA 94305, USA.&lt;/institution&gt;&lt;startpage&gt;125ra31&lt;/startpage&gt;&lt;endpage&gt;125ra31&lt;/endpage&gt;&lt;bundle&gt;&lt;publication&gt;&lt;title&gt;Science translational medicine&lt;/title&gt;&lt;uuid&gt;975E568A-25A3-47B7-9363-C9CDBB169D35&lt;/uuid&gt;&lt;subtype&gt;-100&lt;/subtype&gt;&lt;publisher&gt;American Association for the Advancement of Science&lt;/publisher&gt;&lt;type&gt;-100&lt;/type&gt;&lt;/publication&gt;&lt;/bundle&gt;&lt;authors&gt;&lt;author&gt;&lt;lastName&gt;Tatonetti&lt;/lastName&gt;&lt;firstName&gt;Nicholas&lt;/firstName&gt;&lt;middleNames&gt;P&lt;/middleNames&gt;&lt;/author&gt;&lt;author&gt;&lt;lastName&gt;Ye&lt;/lastName&gt;&lt;firstName&gt;Patrick&lt;/firstName&gt;&lt;middleNames&gt;P&lt;/middleNames&gt;&lt;/author&gt;&lt;author&gt;&lt;lastName&gt;Daneshjou&lt;/lastName&gt;&lt;firstName&gt;Roxana&lt;/firstName&gt;&lt;/author&gt;&lt;author&gt;&lt;lastName&gt;Altman&lt;/lastName&gt;&lt;firstName&gt;Russ&lt;/firstName&gt;&lt;middleNames&gt;B&lt;/middleNames&gt;&lt;/author&gt;&lt;/authors&gt;&lt;/publication&gt;&lt;publication&gt;&lt;subtype&gt;400&lt;/subtype&gt;&lt;title&gt;Multivariate and Propensity Score Matching Software with Automated Balance Optimization: The Matching Package for R&lt;/title&gt;&lt;url&gt;https://papers.ssrn.com/abstract=1009044&lt;/url&gt;&lt;uuid&gt;7C6C5E54-3F39-4BA5-857B-41E26B97B1BC&lt;/uuid&gt;&lt;type&gt;400&lt;/type&gt;&lt;authors&gt;&lt;author&gt;&lt;lastName&gt;Sekhon&lt;/lastName&gt;&lt;firstName&gt;Jasjeet&lt;/firstName&gt;&lt;middleNames&gt;S&lt;/middleNames&gt;&lt;/author&gt;&lt;/authors&gt;&lt;/publication&gt;&lt;publication&gt;&lt;subtype&gt;400&lt;/subtype&gt;&lt;title&gt;Evaluating large-scale propensity score performance through real-world and synthetic data experiments&lt;/title&gt;&lt;url&gt;https://academic.oup.com/ije/article-abstract/47/6/2005/5043131&lt;/url&gt;&lt;uuid&gt;C962F682-15BE-4383-B076-7A92F896AA05&lt;/uuid&gt;&lt;type&gt;400&lt;/type&gt;&lt;bundle&gt;&lt;publication&gt;&lt;title&gt;academic.oup.com</w:instrText>
      </w:r>
    </w:p>
    <w:p w14:paraId="51B86600" w14:textId="480DFE27" w:rsidR="00F803FD" w:rsidRPr="00F803FD" w:rsidRDefault="005755A6" w:rsidP="00FB5CCA">
      <w:pPr>
        <w:pStyle w:val="Teaser"/>
        <w:ind w:firstLine="720"/>
      </w:pPr>
      <w:r>
        <w:rPr>
          <w:rFonts w:eastAsia="Calibri"/>
        </w:rPr>
        <w:instrText>&lt;/title&gt;&lt;uuid&gt;75605353-3CA8-4BA9-B072-FC2CAF07EDFE&lt;/uuid&gt;&lt;subtype&gt;-100&lt;/subtype&gt;&lt;type&gt;-100&lt;/type&gt;&lt;/publication&gt;&lt;/bundle&gt;&lt;authors&gt;&lt;author&gt;&lt;lastName&gt;Tian&lt;/lastName&gt;&lt;firstName&gt;Y&lt;/firstName&gt;&lt;/author&gt;&lt;author&gt;&lt;lastName&gt;of&lt;/lastName&gt;&lt;firstName&gt;MJ&lt;/firstName&gt;&lt;middleNames&gt;Schuemie International journal&lt;/middleNames&gt;&lt;/author&gt;&lt;author&gt;&lt;lastName&gt;2018&lt;/lastName&gt;&lt;/author&gt;&lt;/authors&gt;&lt;/publication&gt;&lt;/publications&gt;&lt;cites&gt;&lt;/cites&gt;&lt;/citation&gt;</w:instrText>
      </w:r>
      <w:r>
        <w:rPr>
          <w:rFonts w:eastAsia="Calibri"/>
        </w:rPr>
        <w:fldChar w:fldCharType="separate"/>
      </w:r>
      <w:r>
        <w:rPr>
          <w:rFonts w:eastAsia="Calibri"/>
        </w:rPr>
        <w:t>(</w:t>
      </w:r>
      <w:r>
        <w:rPr>
          <w:rFonts w:eastAsia="Calibri"/>
          <w:i/>
          <w:iCs/>
        </w:rPr>
        <w:t>16</w:t>
      </w:r>
      <w:r>
        <w:rPr>
          <w:rFonts w:eastAsia="Calibri"/>
        </w:rPr>
        <w:t xml:space="preserve">, </w:t>
      </w:r>
      <w:r>
        <w:rPr>
          <w:rFonts w:eastAsia="Calibri"/>
          <w:i/>
          <w:iCs/>
        </w:rPr>
        <w:t>20</w:t>
      </w:r>
      <w:r>
        <w:rPr>
          <w:rFonts w:eastAsia="Calibri"/>
        </w:rPr>
        <w:t xml:space="preserve">, </w:t>
      </w:r>
      <w:r>
        <w:rPr>
          <w:rFonts w:eastAsia="Calibri"/>
          <w:i/>
          <w:iCs/>
        </w:rPr>
        <w:t>21</w:t>
      </w:r>
      <w:r>
        <w:rPr>
          <w:rFonts w:eastAsia="Calibri"/>
        </w:rPr>
        <w:t>)</w:t>
      </w:r>
      <w:r>
        <w:rPr>
          <w:rFonts w:eastAsia="Calibri"/>
        </w:rPr>
        <w:fldChar w:fldCharType="end"/>
      </w:r>
      <w:r w:rsidR="00D83DEA">
        <w:t xml:space="preserve">. </w:t>
      </w:r>
      <w:r w:rsidR="00386B2C">
        <w:t>A</w:t>
      </w:r>
      <w:r w:rsidR="00F803FD">
        <w:t>fter</w:t>
      </w:r>
      <w:r w:rsidR="00386B2C">
        <w:t xml:space="preserve"> </w:t>
      </w:r>
      <w:r w:rsidR="00F803FD">
        <w:t>matching, we discovered good covariate balance between the target and comparator cohorts</w:t>
      </w:r>
      <w:r w:rsidR="00D83DEA">
        <w:t xml:space="preserve"> and sufficient patient attrition for measuring outcomes</w:t>
      </w:r>
      <w:r w:rsidR="00F803FD">
        <w:t xml:space="preserve"> (</w:t>
      </w:r>
      <w:r w:rsidR="00D83DEA" w:rsidRPr="007B5E63">
        <w:rPr>
          <w:b/>
          <w:bCs/>
        </w:rPr>
        <w:t>Fig. S1., Table S3.</w:t>
      </w:r>
      <w:r w:rsidR="00F803FD" w:rsidRPr="007B5E63">
        <w:t>).</w:t>
      </w:r>
    </w:p>
    <w:p w14:paraId="77A98CD2" w14:textId="08AFD64A" w:rsidR="00F803FD" w:rsidRDefault="00F803FD" w:rsidP="00F803FD">
      <w:pPr>
        <w:pStyle w:val="Teaser"/>
        <w:ind w:firstLine="720"/>
      </w:pPr>
      <w:r>
        <w:t xml:space="preserve">We measured the relative risk of sepsis between these two drug </w:t>
      </w:r>
      <w:r w:rsidR="00F447C9">
        <w:t>classes</w:t>
      </w:r>
      <w:r>
        <w:t xml:space="preserve"> without a combination therapy</w:t>
      </w:r>
      <w:r w:rsidR="00FB5CCA">
        <w:t xml:space="preserve"> and with co-</w:t>
      </w:r>
      <w:proofErr w:type="spellStart"/>
      <w:r w:rsidR="00FB5CCA">
        <w:t>adminstration</w:t>
      </w:r>
      <w:proofErr w:type="spellEnd"/>
      <w:r w:rsidR="00FB5CCA">
        <w:t xml:space="preserve"> of </w:t>
      </w:r>
      <w:proofErr w:type="gramStart"/>
      <w:r w:rsidR="00FB5CCA">
        <w:t xml:space="preserve">albuterol  </w:t>
      </w:r>
      <w:r>
        <w:t>(</w:t>
      </w:r>
      <w:proofErr w:type="gramEnd"/>
      <w:r w:rsidRPr="00643502">
        <w:rPr>
          <w:b/>
          <w:bCs/>
        </w:rPr>
        <w:t>Fig. 4</w:t>
      </w:r>
      <w:r>
        <w:t xml:space="preserve">., </w:t>
      </w:r>
      <w:r>
        <w:rPr>
          <w:b/>
          <w:bCs/>
        </w:rPr>
        <w:t>Tab</w:t>
      </w:r>
      <w:r w:rsidR="006C5772">
        <w:rPr>
          <w:b/>
          <w:bCs/>
        </w:rPr>
        <w:t>le</w:t>
      </w:r>
      <w:r>
        <w:rPr>
          <w:b/>
          <w:bCs/>
        </w:rPr>
        <w:t xml:space="preserve"> 2</w:t>
      </w:r>
      <w:r>
        <w:t xml:space="preserve">). The </w:t>
      </w:r>
      <w:r w:rsidR="00486C8C">
        <w:t>relative risk</w:t>
      </w:r>
      <w:r>
        <w:t xml:space="preserve"> of sepsis occurring in the </w:t>
      </w:r>
      <w:r w:rsidR="00486C8C">
        <w:t>ADBR2-net class</w:t>
      </w:r>
      <w:r>
        <w:t xml:space="preserve"> is increased relative to the </w:t>
      </w:r>
      <w:r w:rsidR="00486C8C">
        <w:t>non-ADBR2-net class</w:t>
      </w:r>
      <w:r>
        <w:t xml:space="preserve"> when albuterol is used concurrently: HR=</w:t>
      </w:r>
      <w:r w:rsidR="00852881">
        <w:t xml:space="preserve">0.792 </w:t>
      </w:r>
      <w:r>
        <w:t>with the combination compared to HR=0.525 without the combination</w:t>
      </w:r>
      <w:r w:rsidR="00852881">
        <w:t xml:space="preserve"> and yielded an HR</w:t>
      </w:r>
      <w:r w:rsidR="00C361F8">
        <w:t>-</w:t>
      </w:r>
      <w:r w:rsidR="00852881">
        <w:t>ratio of 1.51</w:t>
      </w:r>
      <w:r>
        <w:t xml:space="preserve">. </w:t>
      </w:r>
      <w:r w:rsidR="008E5540">
        <w:t>The risk of sepsis from paroxetine or atropine</w:t>
      </w:r>
      <w:r w:rsidR="00951F2D">
        <w:t xml:space="preserve"> (</w:t>
      </w:r>
      <w:r w:rsidR="00C439CC">
        <w:t>ADBR2</w:t>
      </w:r>
      <w:r w:rsidR="00951F2D">
        <w:t>-network class)</w:t>
      </w:r>
      <w:r w:rsidR="008E5540">
        <w:t xml:space="preserve"> was less than </w:t>
      </w:r>
      <w:r w:rsidR="00486C8C">
        <w:t>non-ADBR2-net</w:t>
      </w:r>
      <w:r w:rsidR="00951F2D">
        <w:t>work</w:t>
      </w:r>
      <w:r w:rsidR="00486C8C">
        <w:t xml:space="preserve"> class</w:t>
      </w:r>
      <w:r w:rsidR="00951F2D">
        <w:t xml:space="preserve"> drugs</w:t>
      </w:r>
      <w:r w:rsidR="008E5540">
        <w:t>, however, the combined use of albuterol with paroxetine or atropine increase</w:t>
      </w:r>
      <w:r w:rsidR="00486C8C">
        <w:t>d</w:t>
      </w:r>
      <w:r w:rsidR="008E5540">
        <w:t xml:space="preserve"> the risk of sepsis relative to </w:t>
      </w:r>
      <w:r w:rsidR="00486C8C">
        <w:t>non-ADBR2-net</w:t>
      </w:r>
      <w:r w:rsidR="00951F2D">
        <w:t>work</w:t>
      </w:r>
      <w:r w:rsidR="00486C8C">
        <w:t xml:space="preserve"> </w:t>
      </w:r>
      <w:proofErr w:type="spellStart"/>
      <w:r w:rsidR="00486C8C">
        <w:t>classs</w:t>
      </w:r>
      <w:proofErr w:type="spellEnd"/>
      <w:r w:rsidR="008E5540">
        <w:t>.</w:t>
      </w:r>
      <w:r w:rsidR="00372996">
        <w:t xml:space="preserve"> </w:t>
      </w:r>
      <w:r w:rsidR="007E2E82">
        <w:t xml:space="preserve">We did not discover literature evidence supporting sepsis outcome in combined use of atropine or paroxetine with albuterol. A retrospective chart review supported that albuterol and atropine were both therapeutic options for systematic bradycardia </w:t>
      </w:r>
      <w:r w:rsidR="005755A6">
        <w:fldChar w:fldCharType="begin"/>
      </w:r>
      <w:r w:rsidR="005755A6">
        <w:instrText xml:space="preserve"> ADDIN PAPERS2_CITATIONS &lt;citation&gt;&lt;priority&gt;19&lt;/priority&gt;&lt;uuid&gt;B318178E-1E4E-4BE6-BEF9-F71133AF92EB&lt;/uuid&gt;&lt;publications&gt;&lt;publication&gt;&lt;subtype&gt;400&lt;/subtype&gt;&lt;publisher&gt;Springer Milan&lt;/publisher&gt;&lt;title&gt;Oral albuterol to treat symptomatic bradycardia in acute spinal cord injury.&lt;/title&gt;&lt;url&gt;https://link.springer.com/article/10.1007/s11739-015-1324-3&lt;/url&gt;&lt;volume&gt;11&lt;/volume&gt;&lt;publication_date&gt;99201602001200000000220000&lt;/publication_date&gt;&lt;uuid&gt;D6BCE6FD-1B17-4180-B522-89FAA04C1098&lt;/uuid&gt;&lt;type&gt;400&lt;/type&gt;&lt;accepted_date&gt;99201509161200000000222000&lt;/accepted_date&gt;&lt;number&gt;1&lt;/number&gt;&lt;submission_date&gt;99201505051200000000222000&lt;/submission_date&gt;&lt;doi&gt;10.1007/s11739-015-1324-3&lt;/doi&gt;&lt;institution&gt;Department of Emergency Medicine, MSC11 6025, University of New Mexico School of Medicine, 1 University of New Mexico, Albuquerque, NM, 87131-0001, USA. arollstin@salud.unm.edu.&lt;/institution&gt;&lt;startpage&gt;101&lt;/startpage&gt;&lt;endpage&gt;105&lt;/endpage&gt;&lt;bundle&gt;&lt;publication&gt;&lt;title&gt;Internal and emergency medicine&lt;/title&gt;&lt;uuid&gt;944A8EB8-5E90-4843-BAA6-27802855761B&lt;/uuid&gt;&lt;subtype&gt;-100&lt;/subtype&gt;&lt;type&gt;-100&lt;/type&gt;&lt;/publication&gt;&lt;/bundle&gt;&lt;authors&gt;&lt;author&gt;&lt;lastName&gt;Rollstin&lt;/lastName&gt;&lt;firstName&gt;Amber&lt;/firstName&gt;&lt;/author&gt;&lt;author&gt;&lt;lastName&gt;Carey&lt;/lastName&gt;&lt;firstName&gt;Michael&lt;/firstName&gt;&lt;middleNames&gt;C&lt;/middleNames&gt;&lt;/author&gt;&lt;author&gt;&lt;lastName&gt;Doherty&lt;/lastName&gt;&lt;firstName&gt;Gloria&lt;/firstName&gt;&lt;/author&gt;&lt;author&gt;&lt;lastName&gt;Tawil&lt;/lastName&gt;&lt;firstName&gt;Isaac&lt;/firstName&gt;&lt;/author&gt;&lt;author&gt;&lt;lastName&gt;Marinaro&lt;/lastName&gt;&lt;firstName&gt;Jonathan&lt;/firstName&gt;&lt;/author&gt;&lt;/authors&gt;&lt;/publication&gt;&lt;/publications&gt;&lt;cites&gt;&lt;/cites&gt;&lt;/citation&gt;</w:instrText>
      </w:r>
      <w:r w:rsidR="005755A6">
        <w:fldChar w:fldCharType="separate"/>
      </w:r>
      <w:r w:rsidR="005755A6">
        <w:rPr>
          <w:rFonts w:eastAsia="Calibri"/>
        </w:rPr>
        <w:t>(</w:t>
      </w:r>
      <w:r w:rsidR="005755A6">
        <w:rPr>
          <w:rFonts w:eastAsia="Calibri"/>
          <w:i/>
          <w:iCs/>
        </w:rPr>
        <w:t>22</w:t>
      </w:r>
      <w:r w:rsidR="005755A6">
        <w:rPr>
          <w:rFonts w:eastAsia="Calibri"/>
        </w:rPr>
        <w:t>)</w:t>
      </w:r>
      <w:r w:rsidR="005755A6">
        <w:fldChar w:fldCharType="end"/>
      </w:r>
      <w:r w:rsidR="00C361F8">
        <w:t>, suggesting that patients may have overlapping exposures to these drugs</w:t>
      </w:r>
      <w:r w:rsidR="007E2E82">
        <w:t xml:space="preserve">. A clinical trial in infants suffering from chronic lung disease observed that salbutamol (a synonym of albuterol) had no observable effect on patient sepsis </w:t>
      </w:r>
      <w:r w:rsidR="005755A6">
        <w:fldChar w:fldCharType="begin"/>
      </w:r>
      <w:r w:rsidR="005755A6">
        <w:instrText xml:space="preserve"> ADDIN PAPERS2_CITATIONS &lt;citation&gt;&lt;priority&gt;20&lt;/priority&gt;&lt;uuid&gt;96C8B324-76FC-4F0C-BCBA-2E510763AC97&lt;/uuid&gt;&lt;publications&gt;&lt;publication&gt;&lt;subtype&gt;400&lt;/subtype&gt;&lt;publisher&gt;John Wiley &amp;amp; Sons, Ltd&lt;/publisher&gt;&lt;title&gt;Bronchodilators for the prevention and treatment of chronic lung disease in preterm infants.&lt;/title&gt;&lt;url&gt;https://www.cochranelibrary.com/cdsr/doi/10.1002/14651858.CD003214.pub3/full&lt;/url&gt;&lt;volume&gt;12&lt;/volume&gt;&lt;publication_date&gt;99201612141200000000222000&lt;/publication_date&gt;&lt;uuid&gt;11AD0CC9-8C8B-4643-95FB-894BA83D0030&lt;/uuid&gt;&lt;type&gt;400&lt;/type&gt;&lt;number&gt;12&lt;/number&gt;&lt;doi&gt;10.1002/14651858.CD003214.pub3&lt;/doi&gt;&lt;institution&gt;Department of Neonatology, Imperial College Healthcare NHS Trust, Hammersmith Hospital, 5th Floor, Hammersmith House, Du Cane Road, London, UK, W12 0HS.&lt;/institution&gt;&lt;startpage&gt;CD003214&lt;/startpage&gt;&lt;bundle&gt;&lt;publication&gt;&lt;title&gt;The Cochrane database of systematic reviews&lt;/title&gt;&lt;uuid&gt;28FD298E-F01E-4304-B0E6-42D6B55D334A&lt;/uuid&gt;&lt;subtype&gt;-100&lt;/subtype&gt;&lt;type&gt;-100&lt;/type&gt;&lt;/publication&gt;&lt;/bundle&gt;&lt;authors&gt;&lt;author&gt;&lt;lastName&gt;Ng&lt;/lastName&gt;&lt;firstName&gt;Geraldine&lt;/firstName&gt;&lt;/author&gt;&lt;author&gt;&lt;lastName&gt;Silva&lt;/lastName&gt;&lt;nonDroppingParticle&gt;da&lt;/nonDroppingParticle&gt;&lt;firstName&gt;Orlando&lt;/firstName&gt;&lt;/author&gt;&lt;author&gt;&lt;lastName&gt;Ohlsson&lt;/lastName&gt;&lt;firstName&gt;Arne&lt;/firstName&gt;&lt;/author&gt;&lt;/authors&gt;&lt;/publication&gt;&lt;/publications&gt;&lt;cites&gt;&lt;/cites&gt;&lt;/citation&gt;</w:instrText>
      </w:r>
      <w:r w:rsidR="005755A6">
        <w:fldChar w:fldCharType="separate"/>
      </w:r>
      <w:r w:rsidR="005755A6">
        <w:rPr>
          <w:rFonts w:eastAsia="Calibri"/>
        </w:rPr>
        <w:t>(</w:t>
      </w:r>
      <w:r w:rsidR="005755A6">
        <w:rPr>
          <w:rFonts w:eastAsia="Calibri"/>
          <w:i/>
          <w:iCs/>
        </w:rPr>
        <w:t>23</w:t>
      </w:r>
      <w:r w:rsidR="005755A6">
        <w:rPr>
          <w:rFonts w:eastAsia="Calibri"/>
        </w:rPr>
        <w:t>)</w:t>
      </w:r>
      <w:r w:rsidR="005755A6">
        <w:fldChar w:fldCharType="end"/>
      </w:r>
      <w:r w:rsidR="00C361F8">
        <w:t>, further supporting that albuterol doesn’t affect sepsis when used alone</w:t>
      </w:r>
      <w:r w:rsidR="007E2E82">
        <w:t>.</w:t>
      </w:r>
    </w:p>
    <w:p w14:paraId="7426BF6C" w14:textId="2C08B8A3" w:rsidR="00CE5F77" w:rsidRDefault="00CE5F77" w:rsidP="005C7734">
      <w:pPr>
        <w:pStyle w:val="Teaser"/>
        <w:rPr>
          <w:b/>
          <w:bCs/>
        </w:rPr>
      </w:pPr>
      <w:r>
        <w:rPr>
          <w:b/>
          <w:bCs/>
        </w:rPr>
        <w:t>Aspirin increase</w:t>
      </w:r>
      <w:r w:rsidR="0054149D">
        <w:rPr>
          <w:b/>
          <w:bCs/>
        </w:rPr>
        <w:t>d</w:t>
      </w:r>
      <w:r>
        <w:rPr>
          <w:b/>
          <w:bCs/>
        </w:rPr>
        <w:t xml:space="preserve"> the </w:t>
      </w:r>
      <w:r w:rsidR="00B21E4C">
        <w:rPr>
          <w:b/>
          <w:bCs/>
        </w:rPr>
        <w:t>probability</w:t>
      </w:r>
      <w:r>
        <w:rPr>
          <w:b/>
          <w:bCs/>
        </w:rPr>
        <w:t xml:space="preserve"> of pancreatitis for drugs with network associations to aspirin</w:t>
      </w:r>
      <w:r w:rsidR="00420707">
        <w:rPr>
          <w:b/>
          <w:bCs/>
        </w:rPr>
        <w:t xml:space="preserve"> target</w:t>
      </w:r>
      <w:r>
        <w:rPr>
          <w:b/>
          <w:bCs/>
        </w:rPr>
        <w:t xml:space="preserve"> proteins</w:t>
      </w:r>
      <w:r w:rsidR="007A1917">
        <w:rPr>
          <w:b/>
          <w:bCs/>
        </w:rPr>
        <w:t xml:space="preserve"> in an observational study</w:t>
      </w:r>
    </w:p>
    <w:p w14:paraId="676BD81F" w14:textId="3B6D63A8" w:rsidR="008E5540" w:rsidRDefault="00CE5F77" w:rsidP="0082473B">
      <w:pPr>
        <w:pStyle w:val="Teaser"/>
        <w:ind w:firstLine="720"/>
      </w:pPr>
      <w:r>
        <w:t xml:space="preserve">We </w:t>
      </w:r>
      <w:r w:rsidR="00F803FD">
        <w:t xml:space="preserve">next </w:t>
      </w:r>
      <w:r>
        <w:t>investigated the effect of aspirin</w:t>
      </w:r>
      <w:r w:rsidR="00BA062D">
        <w:t xml:space="preserve"> (</w:t>
      </w:r>
      <w:r w:rsidR="007315CC">
        <w:t xml:space="preserve">also known as </w:t>
      </w:r>
      <w:r w:rsidR="00BA062D">
        <w:t>a</w:t>
      </w:r>
      <w:r w:rsidR="00BA062D" w:rsidRPr="00BA062D">
        <w:t>cetylsalicylic acid</w:t>
      </w:r>
      <w:r w:rsidR="00BA062D">
        <w:t>)</w:t>
      </w:r>
      <w:r>
        <w:t xml:space="preserve"> prescribed in combination with </w:t>
      </w:r>
      <w:r w:rsidR="00420707">
        <w:t xml:space="preserve">drug </w:t>
      </w:r>
      <w:r w:rsidR="002163B5">
        <w:t xml:space="preserve">network </w:t>
      </w:r>
      <w:r w:rsidR="00420707">
        <w:t>classes associated with aspirin target proteins</w:t>
      </w:r>
      <w:r>
        <w:t xml:space="preserve">. </w:t>
      </w:r>
      <w:r w:rsidR="00FB5CCA">
        <w:t xml:space="preserve">This analysis </w:t>
      </w:r>
      <w:r w:rsidR="008E5540">
        <w:t xml:space="preserve">was </w:t>
      </w:r>
      <w:proofErr w:type="gramStart"/>
      <w:r w:rsidR="008E5540">
        <w:t>similar to</w:t>
      </w:r>
      <w:proofErr w:type="gramEnd"/>
      <w:r w:rsidR="008E5540">
        <w:t xml:space="preserve"> the analysis of albuterol, except that </w:t>
      </w:r>
      <w:r w:rsidR="00420707">
        <w:t xml:space="preserve">we classified pancreatitis-associated drugs by </w:t>
      </w:r>
      <w:proofErr w:type="spellStart"/>
      <w:r w:rsidR="00420707">
        <w:t>asprin</w:t>
      </w:r>
      <w:proofErr w:type="spellEnd"/>
      <w:r w:rsidR="00420707">
        <w:t xml:space="preserve"> target proteins. We discovered downstream network proteins for </w:t>
      </w:r>
      <w:r>
        <w:t xml:space="preserve">80 drugs with </w:t>
      </w:r>
      <w:r w:rsidR="007A1917">
        <w:t xml:space="preserve">pancreatitis </w:t>
      </w:r>
      <w:r>
        <w:t xml:space="preserve">listed on </w:t>
      </w:r>
      <w:r w:rsidR="007A1917">
        <w:t>their</w:t>
      </w:r>
      <w:r>
        <w:t xml:space="preserve"> labels</w:t>
      </w:r>
      <w:r w:rsidR="007A1917">
        <w:t xml:space="preserve">. </w:t>
      </w:r>
      <w:r>
        <w:t xml:space="preserve">From this </w:t>
      </w:r>
      <w:proofErr w:type="gramStart"/>
      <w:r>
        <w:t>80 drug</w:t>
      </w:r>
      <w:proofErr w:type="gramEnd"/>
      <w:r>
        <w:t xml:space="preserve"> set, </w:t>
      </w:r>
      <w:r w:rsidR="005150C3">
        <w:t>eight</w:t>
      </w:r>
      <w:r>
        <w:t xml:space="preserve"> drug</w:t>
      </w:r>
      <w:r w:rsidR="0082473B">
        <w:t xml:space="preserve"> network</w:t>
      </w:r>
      <w:r>
        <w:t xml:space="preserve">s contained at least one of the </w:t>
      </w:r>
      <w:r w:rsidR="009A76DD">
        <w:t xml:space="preserve">following </w:t>
      </w:r>
      <w:r>
        <w:t>aspirin</w:t>
      </w:r>
      <w:r w:rsidR="00420707">
        <w:t xml:space="preserve"> target</w:t>
      </w:r>
      <w:r>
        <w:t xml:space="preserve"> proteins – </w:t>
      </w:r>
      <w:r w:rsidR="009A76DD">
        <w:t>tumor protein p53 (</w:t>
      </w:r>
      <w:r>
        <w:t>TP53</w:t>
      </w:r>
      <w:r w:rsidR="009A76DD">
        <w:t>)</w:t>
      </w:r>
      <w:r>
        <w:t>,</w:t>
      </w:r>
      <w:r w:rsidR="009A76DD">
        <w:t xml:space="preserve"> endothelin receptor type A</w:t>
      </w:r>
      <w:r>
        <w:t xml:space="preserve"> </w:t>
      </w:r>
      <w:r w:rsidR="009A76DD">
        <w:t>(</w:t>
      </w:r>
      <w:r>
        <w:t>EDRNA</w:t>
      </w:r>
      <w:r w:rsidR="009A76DD">
        <w:t>)</w:t>
      </w:r>
      <w:r>
        <w:t xml:space="preserve">, or </w:t>
      </w:r>
      <w:r w:rsidR="009A76DD">
        <w:t>nuclear factor of kappa light chain gene enhancer of B-cells, inhibitor alpha (</w:t>
      </w:r>
      <w:r>
        <w:t>NFKBIA</w:t>
      </w:r>
      <w:r w:rsidR="009A76DD">
        <w:t>)</w:t>
      </w:r>
      <w:r>
        <w:t xml:space="preserve"> –</w:t>
      </w:r>
      <w:r w:rsidR="0082473B">
        <w:t xml:space="preserve"> </w:t>
      </w:r>
      <w:r>
        <w:t xml:space="preserve">and did not share </w:t>
      </w:r>
      <w:r w:rsidR="00420707">
        <w:t>other aspirin target proteins</w:t>
      </w:r>
      <w:r w:rsidR="009A76DD">
        <w:t>.</w:t>
      </w:r>
      <w:r w:rsidR="007A1917">
        <w:t xml:space="preserve"> </w:t>
      </w:r>
      <w:r w:rsidR="00592DC0">
        <w:t>We classified these</w:t>
      </w:r>
      <w:r w:rsidR="007A1917">
        <w:t xml:space="preserve"> eight drugs </w:t>
      </w:r>
      <w:r w:rsidR="00592DC0">
        <w:t>as the</w:t>
      </w:r>
      <w:r w:rsidR="007A1917">
        <w:t xml:space="preserve"> “T-E-N-net” class.</w:t>
      </w:r>
      <w:r w:rsidR="009A76DD">
        <w:t xml:space="preserve"> Of the remaining 72 drugs, 28 drugs </w:t>
      </w:r>
      <w:r w:rsidR="00592DC0">
        <w:t>did not share aspirin target proteins or h</w:t>
      </w:r>
      <w:r w:rsidR="002163B5">
        <w:t>ave</w:t>
      </w:r>
      <w:r w:rsidR="00592DC0">
        <w:t xml:space="preserve"> downstream connections to aspirin target proteins</w:t>
      </w:r>
      <w:r w:rsidR="009A76DD">
        <w:t xml:space="preserve">. </w:t>
      </w:r>
      <w:r w:rsidR="007A1917">
        <w:t xml:space="preserve">We </w:t>
      </w:r>
      <w:r w:rsidR="00592DC0">
        <w:t>classified these</w:t>
      </w:r>
      <w:r w:rsidR="007A1917">
        <w:t xml:space="preserve"> 28 drugs as the </w:t>
      </w:r>
      <w:r w:rsidR="007A1917">
        <w:lastRenderedPageBreak/>
        <w:t>“non-T-E-N-net” class. All drugs in both classes are listed in</w:t>
      </w:r>
      <w:r w:rsidR="00C1710A">
        <w:t xml:space="preserve"> </w:t>
      </w:r>
      <w:r w:rsidR="00045E73">
        <w:rPr>
          <w:rFonts w:eastAsia="Calibri"/>
          <w:b/>
          <w:bCs/>
        </w:rPr>
        <w:t>Table S</w:t>
      </w:r>
      <w:r w:rsidR="007A1917">
        <w:rPr>
          <w:rFonts w:eastAsia="Calibri"/>
          <w:b/>
          <w:bCs/>
        </w:rPr>
        <w:t>4</w:t>
      </w:r>
      <w:r w:rsidR="00045E73">
        <w:rPr>
          <w:rFonts w:eastAsia="Calibri"/>
        </w:rPr>
        <w:t xml:space="preserve">. </w:t>
      </w:r>
      <w:r w:rsidR="008E5540">
        <w:t xml:space="preserve">We hypothesized that aspirin would increase the risk of </w:t>
      </w:r>
      <w:r w:rsidR="007A1917">
        <w:t>pancreatitis</w:t>
      </w:r>
      <w:r w:rsidR="008E5540">
        <w:t xml:space="preserve"> when co-administered with the </w:t>
      </w:r>
      <w:r w:rsidR="007A1917">
        <w:t>T-E-N-net class but not with the non-T-E-N-net class</w:t>
      </w:r>
      <w:r w:rsidR="008E5540">
        <w:t>.</w:t>
      </w:r>
    </w:p>
    <w:p w14:paraId="3F5931C9" w14:textId="072DE27D" w:rsidR="007802ED" w:rsidRDefault="008E5540" w:rsidP="0082473B">
      <w:pPr>
        <w:pStyle w:val="Teaser"/>
        <w:ind w:firstLine="720"/>
      </w:pPr>
      <w:r>
        <w:t>As above, w</w:t>
      </w:r>
      <w:r w:rsidR="003A4A71">
        <w:t xml:space="preserve">e </w:t>
      </w:r>
      <w:r w:rsidR="007A1917">
        <w:t>extracted</w:t>
      </w:r>
      <w:r w:rsidR="003A4A71">
        <w:t xml:space="preserve"> p</w:t>
      </w:r>
      <w:r w:rsidR="009A76DD">
        <w:t>atients</w:t>
      </w:r>
      <w:r w:rsidR="003A4A71">
        <w:t xml:space="preserve"> from the Optum dataset</w:t>
      </w:r>
      <w:r w:rsidR="009A76DD">
        <w:t xml:space="preserve"> </w:t>
      </w:r>
      <w:r w:rsidR="003A4A71">
        <w:t>to be used</w:t>
      </w:r>
      <w:r w:rsidR="009A76DD">
        <w:t xml:space="preserve"> in the </w:t>
      </w:r>
      <w:r w:rsidR="00643502">
        <w:t xml:space="preserve">target/comparator </w:t>
      </w:r>
      <w:r w:rsidR="009A76DD">
        <w:t>cohort</w:t>
      </w:r>
      <w:r w:rsidR="00643502">
        <w:t>s</w:t>
      </w:r>
      <w:r w:rsidR="009A76DD">
        <w:t xml:space="preserve"> if they had </w:t>
      </w:r>
      <w:r w:rsidR="00643502">
        <w:t xml:space="preserve">an exposure to </w:t>
      </w:r>
      <w:r w:rsidR="007A1917">
        <w:t>the T-E-N-net/non-T-E-N-net classes, respectively.</w:t>
      </w:r>
      <w:r w:rsidR="00643502">
        <w:t xml:space="preserve"> </w:t>
      </w:r>
      <w:r>
        <w:t xml:space="preserve">We defined combined exposure cohorts as mentioned previously, except </w:t>
      </w:r>
      <w:proofErr w:type="gramStart"/>
      <w:r>
        <w:t>that patients</w:t>
      </w:r>
      <w:proofErr w:type="gramEnd"/>
      <w:r>
        <w:t xml:space="preserve"> were required to have a drug exposure to aspirin that overlapped with an exposure to the </w:t>
      </w:r>
      <w:r w:rsidR="007A1917">
        <w:t>T-E-N-net or non-T-E-N-net classes</w:t>
      </w:r>
      <w:r>
        <w:t>. We also used propensity score analysis and patient-matching to calculate the relative risk of pancreatitis with the aspirin combination.</w:t>
      </w:r>
      <w:r w:rsidR="007A1917">
        <w:t xml:space="preserve"> Again, we had sufficient patient attrition and covariate balance to pursue further analysis </w:t>
      </w:r>
      <w:r w:rsidR="002163B5">
        <w:t>(</w:t>
      </w:r>
      <w:r w:rsidR="007A1917" w:rsidRPr="007A1917">
        <w:rPr>
          <w:b/>
          <w:bCs/>
        </w:rPr>
        <w:t>Fig. S2., Table S5.</w:t>
      </w:r>
      <w:r w:rsidR="007A1917" w:rsidRPr="007A1917">
        <w:t>).</w:t>
      </w:r>
    </w:p>
    <w:p w14:paraId="5381B4A0" w14:textId="7B9FE3DE" w:rsidR="00C47FC6" w:rsidRDefault="00B15BA3" w:rsidP="00333114">
      <w:pPr>
        <w:pStyle w:val="Teaser"/>
        <w:ind w:firstLine="720"/>
      </w:pPr>
      <w:r>
        <w:t xml:space="preserve">After designing cohorts and looking for covariate balance, </w:t>
      </w:r>
      <w:proofErr w:type="gramStart"/>
      <w:r>
        <w:t xml:space="preserve">we  </w:t>
      </w:r>
      <w:r w:rsidR="00643502">
        <w:t>measured</w:t>
      </w:r>
      <w:proofErr w:type="gramEnd"/>
      <w:r w:rsidR="00643502">
        <w:t xml:space="preserve"> hazard ratios for patients in these groups (</w:t>
      </w:r>
      <w:r w:rsidR="00643502" w:rsidRPr="00643502">
        <w:rPr>
          <w:b/>
          <w:bCs/>
        </w:rPr>
        <w:t>Fig. 4</w:t>
      </w:r>
      <w:r w:rsidR="00643502">
        <w:t>.</w:t>
      </w:r>
      <w:r w:rsidR="00A442C5">
        <w:t xml:space="preserve">, </w:t>
      </w:r>
      <w:r w:rsidR="00A442C5">
        <w:rPr>
          <w:b/>
          <w:bCs/>
        </w:rPr>
        <w:t>Tab. 2</w:t>
      </w:r>
      <w:r w:rsidR="00643502">
        <w:t>)</w:t>
      </w:r>
      <w:r>
        <w:t xml:space="preserve"> using cox proportional hazards</w:t>
      </w:r>
      <w:r w:rsidR="00B21E4C">
        <w:t xml:space="preserve">. The probability of pancreatitis occurring in the </w:t>
      </w:r>
      <w:r w:rsidR="00831EE8">
        <w:t>T-E-N-net class</w:t>
      </w:r>
      <w:r w:rsidR="00B21E4C">
        <w:t xml:space="preserve"> increased relative to the </w:t>
      </w:r>
      <w:r w:rsidR="00831EE8">
        <w:t>non-T-E-N-net class</w:t>
      </w:r>
      <w:r w:rsidR="00B21E4C">
        <w:t xml:space="preserve"> when aspirin is used </w:t>
      </w:r>
      <w:r w:rsidR="00EE7F3D">
        <w:t>c</w:t>
      </w:r>
      <w:r w:rsidR="00B21E4C">
        <w:t>oncurrently</w:t>
      </w:r>
      <w:r w:rsidR="00A442C5">
        <w:t>: HR = 1.01 with the combination compared to HR=0.580 without the combination</w:t>
      </w:r>
      <w:r w:rsidR="00A9386D">
        <w:t xml:space="preserve"> and yielded an HR</w:t>
      </w:r>
      <w:r w:rsidR="00E51C65">
        <w:t>-</w:t>
      </w:r>
      <w:r w:rsidR="00A9386D">
        <w:t>ratio of 1.74</w:t>
      </w:r>
      <w:r w:rsidR="00A442C5">
        <w:t xml:space="preserve">. </w:t>
      </w:r>
      <w:r>
        <w:t>Th</w:t>
      </w:r>
      <w:r w:rsidR="008E5540">
        <w:t xml:space="preserve">e </w:t>
      </w:r>
      <w:r w:rsidR="00AE7CE1">
        <w:t xml:space="preserve">T-E-N-net class </w:t>
      </w:r>
      <w:r w:rsidR="008E5540">
        <w:t>had</w:t>
      </w:r>
      <w:r>
        <w:t xml:space="preserve"> a </w:t>
      </w:r>
      <w:r w:rsidR="00AE7CE1">
        <w:t xml:space="preserve">relatively </w:t>
      </w:r>
      <w:r>
        <w:t>lower risk of pancreatitis</w:t>
      </w:r>
      <w:r w:rsidR="008E5540">
        <w:t xml:space="preserve"> relative to the </w:t>
      </w:r>
      <w:r w:rsidR="00AE7CE1">
        <w:t>non-T-E-N-net class,</w:t>
      </w:r>
      <w:r>
        <w:t xml:space="preserve"> </w:t>
      </w:r>
      <w:r w:rsidR="008E5540">
        <w:t>and</w:t>
      </w:r>
      <w:r>
        <w:t xml:space="preserve"> the addition of aspirin </w:t>
      </w:r>
      <w:r w:rsidR="008E5540">
        <w:t>increased</w:t>
      </w:r>
      <w:r>
        <w:t xml:space="preserve"> the relative risk of the </w:t>
      </w:r>
      <w:r w:rsidR="00AE7CE1">
        <w:t xml:space="preserve">T-E-N-net class </w:t>
      </w:r>
      <w:r w:rsidR="008E5540">
        <w:t>compared</w:t>
      </w:r>
      <w:r>
        <w:t xml:space="preserve"> to the </w:t>
      </w:r>
      <w:r w:rsidR="00AE7CE1">
        <w:t>non-T-E-N-net class</w:t>
      </w:r>
      <w:r>
        <w:t>.</w:t>
      </w:r>
      <w:r w:rsidR="00372996">
        <w:t xml:space="preserve"> The change in relative risk of drugs with network associations to the combo drug in these two cases encouraged us to pursue further validation.</w:t>
      </w:r>
      <w:r w:rsidR="00C47FC6">
        <w:t xml:space="preserve"> Aspirin inhibits prostaglandins and inhibits pancreas ductal permeability</w:t>
      </w:r>
      <w:r w:rsidR="00C47FC6" w:rsidRPr="00C47FC6">
        <w:t xml:space="preserve"> </w:t>
      </w:r>
      <w:r w:rsidR="005755A6">
        <w:fldChar w:fldCharType="begin"/>
      </w:r>
      <w:r w:rsidR="005755A6">
        <w:instrText xml:space="preserve"> ADDIN PAPERS2_CITATIONS &lt;citation&gt;&lt;priority&gt;21&lt;/priority&gt;&lt;uuid&gt;FBA760A8-C4D9-48CD-81CA-CDE61B503CE3&lt;/uuid&gt;&lt;publications&gt;&lt;publication&gt;&lt;subtype&gt;400&lt;/subtype&gt;&lt;publisher&gt;Baishideng Publishing Group Inc.&lt;/publisher&gt;&lt;title&gt;Contemporary review of drug-induced pancreatitis: A different perspective.&lt;/title&gt;&lt;url&gt;https://www.wjgnet.com/2150-5330/full/v5/i4/405.htm&lt;/url&gt;&lt;volume&gt;5&lt;/volume&gt;&lt;revision_date&gt;99201406171200000000222000&lt;/revision_date&gt;&lt;publication_date&gt;99201411151200000000222000&lt;/publication_date&gt;&lt;uuid&gt;1CD2D094-A86E-4B74-999A-47FDAB697F27&lt;/uuid&gt;&lt;type&gt;400&lt;/type&gt;&lt;accepted_date&gt;99201407251200000000222000&lt;/accepted_date&gt;&lt;number&gt;4&lt;/number&gt;&lt;submission_date&gt;99201402201200000000222000&lt;/submission_date&gt;&lt;doi&gt;10.4291/wjgp.v5.i4.405&lt;/doi&gt;&lt;institution&gt;Whitney Y Hung, Department of Pharmacy, Yale New Haven Hospital, New Haven, CT 06510, United States.&lt;/institution&gt;&lt;startpage&gt;405&lt;/startpage&gt;&lt;endpage&gt;415&lt;/endpage&gt;&lt;bundle&gt;&lt;publication&gt;&lt;title&gt;World journal of gastrointestinal pathophysiology&lt;/title&gt;&lt;uuid&gt;468ED1F0-D211-47E8-BBD4-C070A1804DFF&lt;/uuid&gt;&lt;subtype&gt;-100&lt;/subtype&gt;&lt;type&gt;-100&lt;/type&gt;&lt;/publication&gt;&lt;/bundle&gt;&lt;authors&gt;&lt;author&gt;&lt;lastName&gt;Hung&lt;/lastName&gt;&lt;firstName&gt;Whitney&lt;/firstName&gt;&lt;middleNames&gt;Y&lt;/middleNames&gt;&lt;/author&gt;&lt;author&gt;&lt;lastName&gt;Abreu Lanfranco&lt;/lastName&gt;&lt;firstName&gt;Odaliz&lt;/firstName&gt;&lt;/author&gt;&lt;/authors&gt;&lt;/publication&gt;&lt;/publications&gt;&lt;cites&gt;&lt;/cites&gt;&lt;/citation&gt;</w:instrText>
      </w:r>
      <w:r w:rsidR="005755A6">
        <w:fldChar w:fldCharType="separate"/>
      </w:r>
      <w:r w:rsidR="005755A6">
        <w:rPr>
          <w:rFonts w:eastAsia="Calibri"/>
        </w:rPr>
        <w:t>(</w:t>
      </w:r>
      <w:r w:rsidR="005755A6">
        <w:rPr>
          <w:rFonts w:eastAsia="Calibri"/>
          <w:i/>
          <w:iCs/>
        </w:rPr>
        <w:t>24</w:t>
      </w:r>
      <w:r w:rsidR="005755A6">
        <w:rPr>
          <w:rFonts w:eastAsia="Calibri"/>
        </w:rPr>
        <w:t>)</w:t>
      </w:r>
      <w:r w:rsidR="005755A6">
        <w:fldChar w:fldCharType="end"/>
      </w:r>
      <w:r w:rsidR="00E51C65">
        <w:t>, suggesting that aspirin could exacerbate pancreatitis when used in combination with other drugs associated with this AR</w:t>
      </w:r>
      <w:r w:rsidR="00C47FC6">
        <w:t>.</w:t>
      </w:r>
      <w:r w:rsidR="00333114">
        <w:t xml:space="preserve"> </w:t>
      </w:r>
      <w:r w:rsidR="00C47FC6">
        <w:t>A case report of a 50-year old woman experiencing pancreatitis included that aspirin and aripiprazole</w:t>
      </w:r>
      <w:r w:rsidR="002071D7">
        <w:t>, a T-E-N class drug,</w:t>
      </w:r>
      <w:r w:rsidR="00C47FC6">
        <w:t xml:space="preserve"> were both used </w:t>
      </w:r>
      <w:proofErr w:type="spellStart"/>
      <w:r w:rsidR="00C47FC6">
        <w:t>concomittently</w:t>
      </w:r>
      <w:proofErr w:type="spellEnd"/>
      <w:r w:rsidR="00C47FC6">
        <w:t>, though the case report concluded that the pancreatitis may have been due to a third medication</w:t>
      </w:r>
      <w:r w:rsidR="00C47FC6" w:rsidRPr="00C47FC6">
        <w:t xml:space="preserve"> </w:t>
      </w:r>
      <w:r w:rsidR="005755A6">
        <w:fldChar w:fldCharType="begin"/>
      </w:r>
      <w:r w:rsidR="005755A6">
        <w:instrText xml:space="preserve"> ADDIN PAPERS2_CITATIONS &lt;citation&gt;&lt;priority&gt;22&lt;/priority&gt;&lt;uuid&gt;499532DB-5150-4DB5-9EBF-4A24716C1D7C&lt;/uuid&gt;&lt;publications&gt;&lt;publication&gt;&lt;subtype&gt;400&lt;/subtype&gt;&lt;publisher&gt;Taylor &amp;amp; Francis&lt;/publisher&gt;&lt;title&gt;Metformin-induced lactic acidosis and acute pancreatitis precipitated by diuretic, celecoxib, and candesartan-associated acute kidney dysfunction.&lt;/title&gt;&lt;url&gt;https://www.tandfonline.com/doi/abs/10.1080/15563650701355314&lt;/url&gt;&lt;volume&gt;46&lt;/volume&gt;&lt;publication_date&gt;99200802001200000000220000&lt;/publication_date&gt;&lt;uuid&gt;60572C79-EB70-4354-8AAB-E0E72DFFFA16&lt;/uuid&gt;&lt;type&gt;400&lt;/type&gt;&lt;number&gt;2&lt;/number&gt;&lt;doi&gt;10.1080/15563650701355314&lt;/doi&gt;&lt;institution&gt;Beth Israel Medical Center, Nephrology and Hypertension, New York, New York 10003, USA.&lt;/institution&gt;&lt;startpage&gt;164&lt;/startpage&gt;&lt;endpage&gt;166&lt;/endpage&gt;&lt;bundle&gt;&lt;publication&gt;&lt;title&gt;Clinical toxicology (Philadelphia, Pa.)&lt;/title&gt;&lt;uuid&gt;81CECB65-3AC8-4776-90D0-8BA4B0D90F8C&lt;/uuid&gt;&lt;subtype&gt;-100&lt;/subtype&gt;&lt;type&gt;-100&lt;/type&gt;&lt;/publication&gt;&lt;/bundle&gt;&lt;authors&gt;&lt;author&gt;&lt;lastName&gt;Audia&lt;/lastName&gt;&lt;firstName&gt;Pat&lt;/firstName&gt;&lt;/author&gt;&lt;author&gt;&lt;lastName&gt;Feinfeld&lt;/lastName&gt;&lt;firstName&gt;Donald&lt;/firstName&gt;&lt;middleNames&gt;A&lt;/middleNames&gt;&lt;/author&gt;&lt;author&gt;&lt;lastName&gt;Dubrow&lt;/lastName&gt;&lt;firstName&gt;Alan&lt;/firstName&gt;&lt;/author&gt;&lt;author&gt;&lt;lastName&gt;Winchester&lt;/lastName&gt;&lt;firstName&gt;James&lt;/firstName&gt;&lt;middleNames&gt;F&lt;/middleNames&gt;&lt;/author&gt;&lt;/authors&gt;&lt;/publication&gt;&lt;/publications&gt;&lt;cites&gt;&lt;/cites&gt;&lt;/citation&gt;</w:instrText>
      </w:r>
      <w:r w:rsidR="005755A6">
        <w:fldChar w:fldCharType="separate"/>
      </w:r>
      <w:r w:rsidR="005755A6">
        <w:rPr>
          <w:rFonts w:eastAsia="Calibri"/>
        </w:rPr>
        <w:t>(</w:t>
      </w:r>
      <w:r w:rsidR="005755A6">
        <w:rPr>
          <w:rFonts w:eastAsia="Calibri"/>
          <w:i/>
          <w:iCs/>
        </w:rPr>
        <w:t>25</w:t>
      </w:r>
      <w:r w:rsidR="005755A6">
        <w:rPr>
          <w:rFonts w:eastAsia="Calibri"/>
        </w:rPr>
        <w:t>)</w:t>
      </w:r>
      <w:r w:rsidR="005755A6">
        <w:fldChar w:fldCharType="end"/>
      </w:r>
      <w:r w:rsidR="00C47FC6">
        <w:t>.</w:t>
      </w:r>
      <w:r w:rsidR="00333114">
        <w:t xml:space="preserve"> However, our network classification predicted a DDI of pancreatitis for combined use of aspirin and aripiprazole, suggesting an alternative explanation for the patient’s pancreatitis outcome.</w:t>
      </w:r>
    </w:p>
    <w:p w14:paraId="1B865FB9" w14:textId="4F71955E" w:rsidR="00372996" w:rsidRPr="00372996" w:rsidRDefault="00372996" w:rsidP="00372996">
      <w:pPr>
        <w:pStyle w:val="Teaser"/>
        <w:rPr>
          <w:b/>
          <w:bCs/>
        </w:rPr>
      </w:pPr>
      <w:r w:rsidRPr="00372996">
        <w:rPr>
          <w:b/>
          <w:bCs/>
        </w:rPr>
        <w:t>Further discovery of drug interactions based on network associations.</w:t>
      </w:r>
    </w:p>
    <w:p w14:paraId="4D8390D2" w14:textId="352DACFA" w:rsidR="005755A6" w:rsidRDefault="00FD2766" w:rsidP="005C7734">
      <w:pPr>
        <w:pStyle w:val="Teaser"/>
        <w:rPr>
          <w:rFonts w:eastAsia="Calibri"/>
        </w:rPr>
      </w:pPr>
      <w:r>
        <w:t xml:space="preserve">We </w:t>
      </w:r>
      <w:r w:rsidR="00927046">
        <w:t>sought validation</w:t>
      </w:r>
      <w:r w:rsidR="004E1DBE">
        <w:t xml:space="preserve"> for </w:t>
      </w:r>
      <w:r>
        <w:t>an addition</w:t>
      </w:r>
      <w:r w:rsidR="0080324D">
        <w:t>al</w:t>
      </w:r>
      <w:r>
        <w:t xml:space="preserve"> </w:t>
      </w:r>
      <w:r w:rsidRPr="00D50A81">
        <w:t>5</w:t>
      </w:r>
      <w:r w:rsidR="00D50A81" w:rsidRPr="00D50A81">
        <w:t>8</w:t>
      </w:r>
      <w:r>
        <w:t xml:space="preserve"> </w:t>
      </w:r>
      <w:r w:rsidR="00927046">
        <w:t xml:space="preserve">network-class </w:t>
      </w:r>
      <w:r w:rsidR="004E1DBE">
        <w:t>DDIs</w:t>
      </w:r>
      <w:r w:rsidR="003D777B">
        <w:t xml:space="preserve"> predicted from using ARPs because these predictions had higher sensitivity for anticipating effects in TWOSIDES</w:t>
      </w:r>
      <w:r w:rsidR="004E1DBE">
        <w:t xml:space="preserve"> (</w:t>
      </w:r>
      <w:r w:rsidR="004E1DBE" w:rsidRPr="004E1DBE">
        <w:rPr>
          <w:b/>
          <w:bCs/>
        </w:rPr>
        <w:t>Table S6</w:t>
      </w:r>
      <w:r w:rsidR="003D777B">
        <w:t xml:space="preserve"> and </w:t>
      </w:r>
      <w:r w:rsidR="003D777B">
        <w:rPr>
          <w:b/>
          <w:bCs/>
        </w:rPr>
        <w:t xml:space="preserve">Sup. File </w:t>
      </w:r>
      <w:r w:rsidR="003D777B">
        <w:rPr>
          <w:b/>
          <w:bCs/>
        </w:rPr>
        <w:t>5</w:t>
      </w:r>
      <w:r w:rsidR="004E1DBE">
        <w:t>)</w:t>
      </w:r>
      <w:r w:rsidR="00733D8A">
        <w:t xml:space="preserve">. For these 58 predictions, we used </w:t>
      </w:r>
      <w:r w:rsidR="00824079">
        <w:t xml:space="preserve">the </w:t>
      </w:r>
      <w:r>
        <w:rPr>
          <w:i/>
          <w:iCs/>
        </w:rPr>
        <w:t xml:space="preserve">clinical language model based representations </w:t>
      </w:r>
      <w:r>
        <w:t>(CLMBR) method</w:t>
      </w:r>
      <w:r w:rsidR="005755A6">
        <w:rPr>
          <w:rFonts w:eastAsia="Calibri"/>
        </w:rPr>
        <w:fldChar w:fldCharType="begin"/>
      </w:r>
      <w:r w:rsidR="005755A6">
        <w:rPr>
          <w:rFonts w:eastAsia="Calibri"/>
        </w:rPr>
        <w:instrText xml:space="preserve"> ADDIN PAPERS2_CITATIONS &lt;citation&gt;&lt;priority&gt;23&lt;/priority&gt;&lt;uuid&gt;10C78DD4-7E98-4A67-B12A-EFB6A1CAC049&lt;/uuid&gt;&lt;publications&gt;&lt;publication&gt;&lt;subtype&gt;400&lt;/subtype&gt;&lt;title&gt;Language models are an effective representation learning technique for electronic health record data&lt;/title&gt;&lt;url&gt;https://www.sciencedirect.com/science/article/pii/S1532046420302653&lt;/url&gt;&lt;uuid&gt;D8B41A0A-2270-4322-9FAB-B85364A2FFC4&lt;/uuid&gt;&lt;type&gt;400&lt;/type&gt;&lt;bundle&gt;&lt;publication&gt;&lt;title&gt;Elsevier</w:instrText>
      </w:r>
    </w:p>
    <w:p w14:paraId="18F151D9" w14:textId="0A5A51EB" w:rsidR="005755A6" w:rsidRDefault="005755A6" w:rsidP="005C7734">
      <w:pPr>
        <w:pStyle w:val="Teaser"/>
        <w:rPr>
          <w:rFonts w:eastAsia="Calibri"/>
        </w:rPr>
      </w:pPr>
      <w:r>
        <w:rPr>
          <w:rFonts w:eastAsia="Calibri"/>
        </w:rPr>
        <w:instrText>&lt;/title&gt;&lt;uuid&gt;19D23AD8-1B18-415D-937C-7809ECD55294&lt;/uuid&gt;&lt;subtype&gt;-100&lt;/subtype&gt;&lt;type&gt;-100&lt;/type&gt;&lt;/publication&gt;&lt;/bundle&gt;&lt;authors&gt;&lt;author&gt;&lt;lastName&gt;Steinberg&lt;/lastName&gt;&lt;firstName&gt;E&lt;/firstName&gt;&lt;/author&gt;&lt;author&gt;&lt;lastName&gt;Jung&lt;/lastName&gt;&lt;firstName&gt;K&lt;/firstName&gt;&lt;/author&gt;&lt;author&gt;&lt;lastName&gt;Fries&lt;/lastName&gt;&lt;firstName&gt;J&lt;/firstName&gt;&lt;middleNames&gt;A&lt;/middleNames&gt;&lt;/author&gt;&lt;author&gt;&lt;lastName&gt;Biomedical&lt;/lastName&gt;&lt;firstName&gt;CK&lt;/firstName&gt;&lt;middleNames&gt;Corbin Journal of&lt;/middleNames&gt;&lt;/author&gt;&lt;author&gt;&lt;lastName&gt;2021&lt;/lastName&gt;&lt;/author&gt;&lt;/authors&gt;&lt;/publication&gt;&lt;/publications&gt;&lt;cites&gt;&lt;/cites&gt;&lt;/citation&gt;</w:instrText>
      </w:r>
      <w:r>
        <w:rPr>
          <w:rFonts w:eastAsia="Calibri"/>
        </w:rPr>
        <w:fldChar w:fldCharType="separate"/>
      </w:r>
      <w:r>
        <w:rPr>
          <w:rFonts w:eastAsia="Calibri"/>
        </w:rPr>
        <w:t>(</w:t>
      </w:r>
      <w:r>
        <w:rPr>
          <w:rFonts w:eastAsia="Calibri"/>
          <w:i/>
          <w:iCs/>
        </w:rPr>
        <w:t>26</w:t>
      </w:r>
      <w:r>
        <w:rPr>
          <w:rFonts w:eastAsia="Calibri"/>
        </w:rPr>
        <w:t>)</w:t>
      </w:r>
      <w:r>
        <w:rPr>
          <w:rFonts w:eastAsia="Calibri"/>
        </w:rPr>
        <w:fldChar w:fldCharType="end"/>
      </w:r>
      <w:r w:rsidR="004E1DBE">
        <w:rPr>
          <w:rFonts w:eastAsia="Calibri"/>
        </w:rPr>
        <w:t>, propensity score matching to adjust for confounding, and Cox regression models</w:t>
      </w:r>
      <w:r w:rsidR="00FD2766">
        <w:t>. CLMBR</w:t>
      </w:r>
      <w:r w:rsidR="00AB4418">
        <w:t xml:space="preserve"> is a representation learning technique </w:t>
      </w:r>
      <w:r w:rsidR="00824079">
        <w:t>used</w:t>
      </w:r>
      <w:r w:rsidR="000436ED">
        <w:t xml:space="preserve"> to consolidate patient data prior to using additional machine learning</w:t>
      </w:r>
      <w:r w:rsidR="00824079">
        <w:t xml:space="preserve"> to predict patient outcomes</w:t>
      </w:r>
      <w:r w:rsidR="004E1DBE">
        <w:t xml:space="preserve"> that</w:t>
      </w:r>
      <w:r w:rsidR="00824079">
        <w:t xml:space="preserve"> outperformed other representations</w:t>
      </w:r>
      <w:r w:rsidR="00FD2766">
        <w:t xml:space="preserve"> </w:t>
      </w:r>
      <w:r w:rsidR="00824079">
        <w:t>in</w:t>
      </w:r>
      <w:r w:rsidR="00FD2766">
        <w:t xml:space="preserve"> prediction accuracy on five relevant clinical tasks</w:t>
      </w:r>
      <w:r w:rsidR="009263E8">
        <w:t xml:space="preserve"> </w:t>
      </w:r>
      <w:r>
        <w:rPr>
          <w:rFonts w:eastAsia="Calibri"/>
        </w:rPr>
        <w:fldChar w:fldCharType="begin"/>
      </w:r>
      <w:r>
        <w:rPr>
          <w:rFonts w:eastAsia="Calibri"/>
        </w:rPr>
        <w:instrText xml:space="preserve"> ADDIN PAPERS2_CITATIONS &lt;citation&gt;&lt;priority&gt;24&lt;/priority&gt;&lt;uuid&gt;63E69026-18E9-4011-9F38-DB03BF63E4C0&lt;/uuid&gt;&lt;publications&gt;&lt;publication&gt;&lt;subtype&gt;400&lt;/subtype&gt;&lt;title&gt;Language models are an effective representation learning technique for electronic health record data&lt;/title&gt;&lt;url&gt;https://www.sciencedirect.com/science/article/pii/S1532046420302653&lt;/url&gt;&lt;uuid&gt;D8B41A0A-2270-4322-9FAB-B85364A2FFC4&lt;/uuid&gt;&lt;type&gt;400&lt;/type&gt;&lt;bundle&gt;&lt;publication&gt;&lt;title&gt;Elsevier</w:instrText>
      </w:r>
    </w:p>
    <w:p w14:paraId="76CD9E6A" w14:textId="2E51A660" w:rsidR="009263E8" w:rsidRDefault="005755A6" w:rsidP="005C7734">
      <w:pPr>
        <w:pStyle w:val="Teaser"/>
      </w:pPr>
      <w:r>
        <w:rPr>
          <w:rFonts w:eastAsia="Calibri"/>
        </w:rPr>
        <w:instrText>&lt;/title&gt;&lt;uuid&gt;19D23AD8-1B18-415D-937C-7809ECD55294&lt;/uuid&gt;&lt;subtype&gt;-100&lt;/subtype&gt;&lt;type&gt;-100&lt;/type&gt;&lt;/publication&gt;&lt;/bundle&gt;&lt;authors&gt;&lt;author&gt;&lt;lastName&gt;Steinberg&lt;/lastName&gt;&lt;firstName&gt;E&lt;/firstName&gt;&lt;/author&gt;&lt;author&gt;&lt;lastName&gt;Jung&lt;/lastName&gt;&lt;firstName&gt;K&lt;/firstName&gt;&lt;/author&gt;&lt;author&gt;&lt;lastName&gt;Fries&lt;/lastName&gt;&lt;firstName&gt;J&lt;/firstName&gt;&lt;middleNames&gt;A&lt;/middleNames&gt;&lt;/author&gt;&lt;author&gt;&lt;lastName&gt;Biomedical&lt;/lastName&gt;&lt;firstName&gt;CK&lt;/firstName&gt;&lt;middleNames&gt;Corbin Journal of&lt;/middleNames&gt;&lt;/author&gt;&lt;author&gt;&lt;lastName&gt;2021&lt;/lastName&gt;&lt;/author&gt;&lt;/authors&gt;&lt;/publication&gt;&lt;/publications&gt;&lt;cites&gt;&lt;/cites&gt;&lt;/citation&gt;</w:instrText>
      </w:r>
      <w:r>
        <w:rPr>
          <w:rFonts w:eastAsia="Calibri"/>
        </w:rPr>
        <w:fldChar w:fldCharType="separate"/>
      </w:r>
      <w:r>
        <w:rPr>
          <w:rFonts w:eastAsia="Calibri"/>
        </w:rPr>
        <w:t>(</w:t>
      </w:r>
      <w:r>
        <w:rPr>
          <w:rFonts w:eastAsia="Calibri"/>
          <w:i/>
          <w:iCs/>
        </w:rPr>
        <w:t>26</w:t>
      </w:r>
      <w:r>
        <w:rPr>
          <w:rFonts w:eastAsia="Calibri"/>
        </w:rPr>
        <w:t>)</w:t>
      </w:r>
      <w:r>
        <w:rPr>
          <w:rFonts w:eastAsia="Calibri"/>
        </w:rPr>
        <w:fldChar w:fldCharType="end"/>
      </w:r>
      <w:r w:rsidR="00FD2766">
        <w:t>.</w:t>
      </w:r>
      <w:r w:rsidR="004E1DBE">
        <w:t xml:space="preserve"> Precomputed CLMBR representations enabled more rapid cohort definitions and HR</w:t>
      </w:r>
      <w:r w:rsidR="00D82DE4">
        <w:t>-ratio</w:t>
      </w:r>
      <w:r w:rsidR="004E1DBE">
        <w:t xml:space="preserve"> estimation than </w:t>
      </w:r>
      <w:proofErr w:type="spellStart"/>
      <w:r w:rsidR="004E1DBE">
        <w:t>CohortMethod</w:t>
      </w:r>
      <w:proofErr w:type="spellEnd"/>
      <w:r w:rsidR="004E1DBE">
        <w:t>.</w:t>
      </w:r>
      <w:r w:rsidR="009263E8">
        <w:t xml:space="preserve"> </w:t>
      </w:r>
      <w:proofErr w:type="gramStart"/>
      <w:r w:rsidR="00136A4B">
        <w:t>Similar to</w:t>
      </w:r>
      <w:proofErr w:type="gramEnd"/>
      <w:r w:rsidR="00136A4B">
        <w:t xml:space="preserve"> before, we included patients in our baseline/combo analysis if they had exposure to drugs in the network or non-network classes with/without the predicted combo drug, respectively. We measured HRs </w:t>
      </w:r>
      <w:r w:rsidR="00D82DE4">
        <w:t>between network and non-network drug classes with and without drug combinations.</w:t>
      </w:r>
      <w:r w:rsidR="00E75F75">
        <w:t xml:space="preserve"> </w:t>
      </w:r>
      <w:commentRangeStart w:id="3"/>
      <w:r w:rsidR="00E75F75">
        <w:t>This second pipeline also used propensity score matching to control for confounding variable</w:t>
      </w:r>
      <w:commentRangeEnd w:id="3"/>
      <w:r w:rsidR="006A31DD">
        <w:rPr>
          <w:rStyle w:val="CommentReference"/>
        </w:rPr>
        <w:commentReference w:id="3"/>
      </w:r>
      <w:r w:rsidR="00E75F75">
        <w:t>s</w:t>
      </w:r>
      <w:r w:rsidR="006A31DD">
        <w:t>.</w:t>
      </w:r>
    </w:p>
    <w:p w14:paraId="149F7118" w14:textId="0A4076CF" w:rsidR="002A6D60" w:rsidRDefault="006A31DD" w:rsidP="005C7734">
      <w:pPr>
        <w:pStyle w:val="Teaser"/>
      </w:pPr>
      <w:proofErr w:type="gramStart"/>
      <w:r>
        <w:t>Similar to</w:t>
      </w:r>
      <w:proofErr w:type="gramEnd"/>
      <w:r>
        <w:t xml:space="preserve"> the</w:t>
      </w:r>
      <w:r w:rsidR="00852881">
        <w:t xml:space="preserve"> two </w:t>
      </w:r>
      <w:r>
        <w:t>cases</w:t>
      </w:r>
      <w:r w:rsidR="00852881">
        <w:t xml:space="preserve"> outlined above, </w:t>
      </w:r>
      <w:r>
        <w:t>we measured the relative risk between the net-GENE and non-net-GENE classes with and without the predicted combination drug for the 5</w:t>
      </w:r>
      <w:r w:rsidR="000A355D">
        <w:t>8</w:t>
      </w:r>
      <w:r>
        <w:t xml:space="preserve"> remaining class predictions</w:t>
      </w:r>
      <w:r w:rsidR="000A355D">
        <w:t xml:space="preserve"> (</w:t>
      </w:r>
      <w:r w:rsidR="000A355D" w:rsidRPr="000A355D">
        <w:rPr>
          <w:b/>
          <w:bCs/>
        </w:rPr>
        <w:t>Table S6</w:t>
      </w:r>
      <w:r w:rsidR="000A355D">
        <w:t>)</w:t>
      </w:r>
      <w:r>
        <w:t xml:space="preserve">. Not surprisingly because our drug interaction predictions are rare, we were unable to generate sufficient patient cohorts to measure HRs for all predicted </w:t>
      </w:r>
      <w:r>
        <w:lastRenderedPageBreak/>
        <w:t xml:space="preserve">classes. For 21 of the 58 total </w:t>
      </w:r>
      <w:proofErr w:type="gramStart"/>
      <w:r>
        <w:t>classes</w:t>
      </w:r>
      <w:proofErr w:type="gramEnd"/>
      <w:r>
        <w:t xml:space="preserve"> we had sufficient patients to</w:t>
      </w:r>
      <w:r w:rsidR="004632F7">
        <w:t xml:space="preserve"> measure HR between the net-GENE and non-net-GENE classes and for 8 of these cases, there were also sufficient patients to measure HRs between drug classes with the predicted combination drugs</w:t>
      </w:r>
      <w:r w:rsidR="000A355D">
        <w:t xml:space="preserve"> (</w:t>
      </w:r>
      <w:r w:rsidR="000A355D" w:rsidRPr="000A355D">
        <w:rPr>
          <w:b/>
          <w:bCs/>
        </w:rPr>
        <w:t>Fig. S3</w:t>
      </w:r>
      <w:r w:rsidR="000A355D">
        <w:t>)</w:t>
      </w:r>
      <w:r w:rsidR="004632F7">
        <w:t>.</w:t>
      </w:r>
      <w:r w:rsidR="00B169C1">
        <w:t xml:space="preserve"> For the 8 classes we measured the change in Cox coefficient to estimate effects of the predicted DDIs (</w:t>
      </w:r>
      <w:r w:rsidR="00B169C1" w:rsidRPr="00B169C1">
        <w:rPr>
          <w:b/>
          <w:bCs/>
        </w:rPr>
        <w:t>Table 3, Fig. S4</w:t>
      </w:r>
      <w:r w:rsidR="00B169C1">
        <w:t>).</w:t>
      </w:r>
      <w:r w:rsidR="002A6D60">
        <w:t xml:space="preserve"> These DDI effects were moderate with HR-ratios that ranged from 0.85-1.17. The highest HR-ratio, 1.17, was measured for drug-induced hypertension associated with p</w:t>
      </w:r>
      <w:r w:rsidR="002A6D60" w:rsidRPr="002A6D60">
        <w:t>roopiomelanocortin</w:t>
      </w:r>
      <w:r w:rsidR="002A6D60">
        <w:t xml:space="preserve"> (POMC) network class drugs used in combination with loperamide, used to treat diarrhea. The lowest HR-ratio, 0.85, was measured for from drug-induced hypertension associated with prostaglandin E receptor 4 (</w:t>
      </w:r>
      <w:r w:rsidR="002A6D60" w:rsidRPr="002A6D60">
        <w:t>PTGER4</w:t>
      </w:r>
      <w:r w:rsidR="002A6D60">
        <w:t>) network class drugs used in combination with m</w:t>
      </w:r>
      <w:r w:rsidR="002A6D60" w:rsidRPr="002A6D60">
        <w:t>isoprostol</w:t>
      </w:r>
      <w:r w:rsidR="002A6D60">
        <w:t>, used to treat stomach ulcers. This result suggests a protective effect of misoprostol for the PTGER4 network drug class.</w:t>
      </w:r>
    </w:p>
    <w:p w14:paraId="1CD30A1E" w14:textId="77777777" w:rsidR="00AE7CE1" w:rsidRPr="004542A3" w:rsidRDefault="00AE7CE1" w:rsidP="005C7734">
      <w:pPr>
        <w:pStyle w:val="Teaser"/>
      </w:pPr>
    </w:p>
    <w:p w14:paraId="43B8CD44" w14:textId="6645708F" w:rsidR="007938B8" w:rsidRPr="007938B8" w:rsidRDefault="007938B8" w:rsidP="007938B8">
      <w:pPr>
        <w:pStyle w:val="Teaser"/>
        <w:rPr>
          <w:b/>
          <w:bCs/>
        </w:rPr>
      </w:pPr>
      <w:r>
        <w:rPr>
          <w:b/>
          <w:bCs/>
        </w:rPr>
        <w:t>Discussion</w:t>
      </w:r>
    </w:p>
    <w:p w14:paraId="1FEB9FB8" w14:textId="77064F93" w:rsidR="00927046" w:rsidRDefault="004542A3" w:rsidP="00C75A46">
      <w:pPr>
        <w:pStyle w:val="Paragraph"/>
        <w:ind w:firstLine="0"/>
      </w:pPr>
      <w:r>
        <w:t xml:space="preserve">We </w:t>
      </w:r>
      <w:r w:rsidR="00927046">
        <w:t xml:space="preserve">predicted drug-drug interactions (DDIs) using network </w:t>
      </w:r>
      <w:r w:rsidR="007F1441">
        <w:t>classification</w:t>
      </w:r>
      <w:r w:rsidR="00927046">
        <w:t xml:space="preserve"> and validated these predictions using DDI databases and novel observational studies. We first extracted a novel dataset of drug-averse reaction (AR) pairs using data extracted from drug labels.</w:t>
      </w:r>
      <w:r w:rsidR="00E2045B">
        <w:t xml:space="preserve"> This dataset was crucial to our analysis and will be valuable to other </w:t>
      </w:r>
      <w:r w:rsidR="00C12A61">
        <w:t>investigations</w:t>
      </w:r>
      <w:r w:rsidR="00E2045B">
        <w:t xml:space="preserve"> </w:t>
      </w:r>
      <w:r w:rsidR="00C12A61">
        <w:t>of</w:t>
      </w:r>
      <w:r w:rsidR="00E2045B">
        <w:t xml:space="preserve"> drug ARs.</w:t>
      </w:r>
      <w:r w:rsidR="00927046">
        <w:t xml:space="preserve"> We used network analysis to discover downstream proteins associated with ARs</w:t>
      </w:r>
      <w:r w:rsidR="00E2045B">
        <w:t>, reclassified drugs by their</w:t>
      </w:r>
      <w:r w:rsidR="00927046">
        <w:t xml:space="preserve"> downstream proteins</w:t>
      </w:r>
      <w:r w:rsidR="00E2045B">
        <w:t xml:space="preserve">, and predicted DDIs based on network </w:t>
      </w:r>
      <w:r w:rsidR="00287114">
        <w:t>classification</w:t>
      </w:r>
      <w:r w:rsidR="00663E54">
        <w:t>.</w:t>
      </w:r>
      <w:r w:rsidR="00927046">
        <w:t xml:space="preserve"> We demonstrated high sensitivity for detecting rare DDIs </w:t>
      </w:r>
      <w:r w:rsidR="00E2045B">
        <w:t xml:space="preserve">using </w:t>
      </w:r>
      <w:r w:rsidR="007F1441">
        <w:t>ARPs for classification</w:t>
      </w:r>
      <w:r w:rsidR="00E2045B">
        <w:t xml:space="preserve">, further supporting that </w:t>
      </w:r>
      <w:r w:rsidR="00287114">
        <w:t xml:space="preserve">rare or emerging drug-drug effects may </w:t>
      </w:r>
      <w:r w:rsidR="007F1441">
        <w:t>arise</w:t>
      </w:r>
      <w:r w:rsidR="00FA2E99">
        <w:t xml:space="preserve"> </w:t>
      </w:r>
      <w:r w:rsidR="007F1441">
        <w:t>when</w:t>
      </w:r>
      <w:r w:rsidR="00FA2E99">
        <w:t xml:space="preserve"> drugs do not share protein targets</w:t>
      </w:r>
      <w:r w:rsidR="00287114">
        <w:t>.</w:t>
      </w:r>
      <w:r w:rsidR="00663E54">
        <w:t xml:space="preserve"> </w:t>
      </w:r>
      <w:r w:rsidR="00287114">
        <w:t>Compared to other network approaches, o</w:t>
      </w:r>
      <w:r w:rsidR="00663E54">
        <w:t xml:space="preserve">ur analysis was, to our knowledge, unique in the requirement that we </w:t>
      </w:r>
      <w:r w:rsidR="00E2045B">
        <w:t>excluded</w:t>
      </w:r>
      <w:r w:rsidR="00663E54">
        <w:t xml:space="preserve"> drugs with shared protein targets.</w:t>
      </w:r>
      <w:r w:rsidR="00287114">
        <w:t xml:space="preserve"> This allowed us to exclusively explore DDIs that resulted from downstream effects and not a shared protein mechanism.</w:t>
      </w:r>
      <w:r w:rsidR="00663E54">
        <w:t xml:space="preserve"> </w:t>
      </w:r>
      <w:r w:rsidR="00287114">
        <w:t>We validated DDI predictions for albuterol and aspirin based on network classification</w:t>
      </w:r>
      <w:r w:rsidR="00FA2E99">
        <w:t xml:space="preserve"> and </w:t>
      </w:r>
      <w:r w:rsidR="007F1441">
        <w:t>5</w:t>
      </w:r>
      <w:r w:rsidR="00FA2E99">
        <w:t>8 additional DDI effects using novel observational studies</w:t>
      </w:r>
      <w:r w:rsidR="00287114">
        <w:t xml:space="preserve">. </w:t>
      </w:r>
      <w:r w:rsidR="00663E54">
        <w:t>Overall, these results provide evidence for investigating downstream proteins for anticipating DDIs and that protein-protein interactions between drugs’ targets are sufficient for identifying DDI effects</w:t>
      </w:r>
      <w:r w:rsidR="00E2045B">
        <w:t>.</w:t>
      </w:r>
    </w:p>
    <w:p w14:paraId="3FD4B567" w14:textId="5E3766C4" w:rsidR="00663E54" w:rsidRPr="000B0F8C" w:rsidRDefault="00663E54" w:rsidP="00C75A46">
      <w:pPr>
        <w:pStyle w:val="Paragraph"/>
        <w:ind w:firstLine="0"/>
      </w:pPr>
      <w:r>
        <w:tab/>
      </w:r>
      <w:r w:rsidR="00FA2E99">
        <w:t>Fortunately, r</w:t>
      </w:r>
      <w:r>
        <w:t xml:space="preserve">igorous regulatory review and good clinical practices prevent the use of many harmful drug combinations. </w:t>
      </w:r>
      <w:r w:rsidR="00EF3C97">
        <w:t xml:space="preserve">For these reasons, </w:t>
      </w:r>
      <w:r w:rsidR="00FA2E99">
        <w:t xml:space="preserve">we could not measure DDI effect sizes for all </w:t>
      </w:r>
      <w:r w:rsidR="00000CF0">
        <w:t xml:space="preserve">network </w:t>
      </w:r>
      <w:r w:rsidR="00FA2E99">
        <w:t xml:space="preserve">predictions, yet </w:t>
      </w:r>
      <w:r w:rsidR="00231389">
        <w:t xml:space="preserve">we </w:t>
      </w:r>
      <w:r w:rsidR="00FA2E99">
        <w:t xml:space="preserve">found evidence for rare drug combinations. Nonetheless, </w:t>
      </w:r>
      <w:r w:rsidR="00FA2E99">
        <w:rPr>
          <w:i/>
          <w:iCs/>
        </w:rPr>
        <w:t xml:space="preserve">in silico </w:t>
      </w:r>
      <w:r w:rsidR="00FA2E99">
        <w:t xml:space="preserve">network analysis is </w:t>
      </w:r>
      <w:proofErr w:type="spellStart"/>
      <w:r w:rsidR="00FA2E99">
        <w:t>realtively</w:t>
      </w:r>
      <w:proofErr w:type="spellEnd"/>
      <w:r w:rsidR="00FA2E99">
        <w:t xml:space="preserve"> cheap and efficient and could aid in therapeutic development where anticipation of ARs is essential for therapeutic development. Our discovery of drug combinations that mitigated AR outcomes suggested a new paradigm for managing </w:t>
      </w:r>
      <w:proofErr w:type="gramStart"/>
      <w:r w:rsidR="00FA2E99">
        <w:t>drug-induced</w:t>
      </w:r>
      <w:proofErr w:type="gramEnd"/>
      <w:r w:rsidR="00FA2E99">
        <w:t xml:space="preserve"> ARs; specifically that mitigating therapies could be prescribed based on drug network class. </w:t>
      </w:r>
      <w:r w:rsidR="000B0F8C">
        <w:t xml:space="preserve">Similarly, </w:t>
      </w:r>
      <w:r w:rsidR="000B0F8C" w:rsidRPr="000B0F8C">
        <w:rPr>
          <w:i/>
          <w:iCs/>
        </w:rPr>
        <w:t>i</w:t>
      </w:r>
      <w:r w:rsidR="000B0F8C">
        <w:rPr>
          <w:i/>
          <w:iCs/>
        </w:rPr>
        <w:t xml:space="preserve">n silico </w:t>
      </w:r>
      <w:r w:rsidR="000B0F8C">
        <w:t>network analysis could also inform safety analysis plans for clinical development.</w:t>
      </w:r>
    </w:p>
    <w:p w14:paraId="5A1EDCAA" w14:textId="57E66F00" w:rsidR="007D223D" w:rsidRDefault="00EF3C97" w:rsidP="00287114">
      <w:pPr>
        <w:pStyle w:val="Paragraph"/>
        <w:ind w:firstLine="0"/>
      </w:pPr>
      <w:r>
        <w:tab/>
        <w:t xml:space="preserve">Our results also have implications for advancing protein-protein interaction (PPI) networks for </w:t>
      </w:r>
      <w:r w:rsidR="00287114">
        <w:t>anticipating</w:t>
      </w:r>
      <w:r>
        <w:t xml:space="preserve"> drug effects. There is sufficient evidence that PPI networks can anticipate drug effects and be used predictively for identifying repurposing opportunities. </w:t>
      </w:r>
      <w:r w:rsidR="00436936">
        <w:t>However, our analysis is distinct because of our emphasis on attribution; we aim</w:t>
      </w:r>
      <w:r w:rsidR="00287114">
        <w:t>ed</w:t>
      </w:r>
      <w:r w:rsidR="00436936">
        <w:t xml:space="preserve"> to ascribe drug effects to</w:t>
      </w:r>
      <w:r w:rsidR="00E63F9F">
        <w:t xml:space="preserve"> specific</w:t>
      </w:r>
      <w:r w:rsidR="00436936">
        <w:t xml:space="preserve"> downstream proteins</w:t>
      </w:r>
      <w:r w:rsidR="00E2045B">
        <w:t xml:space="preserve">. Classifying drugs by their downstream proteins and measuring </w:t>
      </w:r>
      <w:r w:rsidR="00287114">
        <w:t>relative AR risk in the presence of</w:t>
      </w:r>
      <w:r w:rsidR="00E2045B">
        <w:t xml:space="preserve"> secondary drugs is evidence that </w:t>
      </w:r>
      <w:r w:rsidR="00287114">
        <w:t xml:space="preserve">drug effects could be attributed to </w:t>
      </w:r>
      <w:r w:rsidR="00E2045B">
        <w:t>downstream protein</w:t>
      </w:r>
      <w:r w:rsidR="00287114">
        <w:t>s</w:t>
      </w:r>
      <w:r w:rsidR="00E2045B">
        <w:t>.</w:t>
      </w:r>
      <w:r w:rsidR="00287114">
        <w:t xml:space="preserve"> Further experimental validation would be required to </w:t>
      </w:r>
      <w:r w:rsidR="00287114">
        <w:lastRenderedPageBreak/>
        <w:t>investigate these hypotheses.</w:t>
      </w:r>
      <w:r w:rsidR="00E63F9F">
        <w:t xml:space="preserve"> </w:t>
      </w:r>
      <w:proofErr w:type="gramStart"/>
      <w:r w:rsidR="00E63F9F">
        <w:t>However</w:t>
      </w:r>
      <w:proofErr w:type="gramEnd"/>
      <w:r w:rsidR="00E63F9F">
        <w:t xml:space="preserve"> it suggests that PPI methods are useful not just for pattern discovery (e.g. drug A’s network is similar to drug B’s network) but also for predicting mechanistic effects (e.g. drug A’s AR outcome is mediated by the downstream protein Y).</w:t>
      </w:r>
    </w:p>
    <w:p w14:paraId="2A64EE61" w14:textId="1542B9AB" w:rsidR="009670C3" w:rsidRDefault="00941B67" w:rsidP="00D73714">
      <w:pPr>
        <w:pStyle w:val="Paragraph"/>
      </w:pPr>
      <w:r>
        <w:t>Our study expands a growing body of knowledge that drugs can exert synergistic effects without sharing drug-binding proteins</w:t>
      </w:r>
      <w:r w:rsidR="00137DDB">
        <w:t xml:space="preserve">, which can lead to a </w:t>
      </w:r>
      <w:r>
        <w:t xml:space="preserve">better understanding </w:t>
      </w:r>
      <w:r w:rsidR="00137DDB">
        <w:t xml:space="preserve">of adverse </w:t>
      </w:r>
      <w:r>
        <w:t xml:space="preserve">drug </w:t>
      </w:r>
      <w:r w:rsidR="00137DDB">
        <w:t>reactions</w:t>
      </w:r>
      <w:r w:rsidR="0087209B">
        <w:t xml:space="preserve"> and rational design of new therapeutic combinations</w:t>
      </w:r>
      <w:r w:rsidR="00137DDB">
        <w:t>.</w:t>
      </w:r>
      <w:r w:rsidR="00E63F9F">
        <w:t xml:space="preserve"> Drug synergy</w:t>
      </w:r>
      <w:r w:rsidR="007F0562">
        <w:t xml:space="preserve"> is a broad field where many frameworks are used to anticipate drug effects</w:t>
      </w:r>
      <w:r w:rsidR="009670C3">
        <w:t xml:space="preserve"> </w:t>
      </w:r>
      <w:r w:rsidR="009670C3" w:rsidRPr="009670C3">
        <w:t>{</w:t>
      </w:r>
      <w:proofErr w:type="spellStart"/>
      <w:r w:rsidR="009670C3" w:rsidRPr="009670C3">
        <w:t>Bansal:uy</w:t>
      </w:r>
      <w:proofErr w:type="spellEnd"/>
      <w:r w:rsidR="009670C3" w:rsidRPr="009670C3">
        <w:t>} {</w:t>
      </w:r>
      <w:proofErr w:type="spellStart"/>
      <w:proofErr w:type="gramStart"/>
      <w:r w:rsidR="009670C3" w:rsidRPr="009670C3">
        <w:t>Menden:wk</w:t>
      </w:r>
      <w:proofErr w:type="spellEnd"/>
      <w:proofErr w:type="gramEnd"/>
      <w:r w:rsidR="009670C3" w:rsidRPr="009670C3">
        <w:t>}</w:t>
      </w:r>
      <w:r w:rsidR="007F0562">
        <w:t xml:space="preserve">. </w:t>
      </w:r>
      <w:r w:rsidR="00AE07FF">
        <w:t xml:space="preserve">Some approaches leverage “supra-additive” effects of drugs used in combination </w:t>
      </w:r>
      <w:r w:rsidR="005755A6">
        <w:fldChar w:fldCharType="begin"/>
      </w:r>
      <w:r w:rsidR="005755A6">
        <w:instrText xml:space="preserve"> ADDIN PAPERS2_CITATIONS &lt;citation&gt;&lt;priority&gt;25&lt;/priority&gt;&lt;uuid&gt;155C1146-D811-4960-B24F-047D55BA0210&lt;/uuid&gt;&lt;publications&gt;&lt;publication&gt;&lt;subtype&gt;400&lt;/subtype&gt;&lt;publisher&gt;American Physiological Society Bethesda, MD&lt;/publisher&gt;&lt;title&gt;Understanding synergy.&lt;/title&gt;&lt;url&gt;https://journals.physiology.org/doi/abs/10.1152/ajpendo.00308.2012&lt;/url&gt;&lt;volume&gt;304&lt;/volume&gt;&lt;publication_date&gt;99201302011200000000222000&lt;/publication_date&gt;&lt;uuid&gt;9ECDE025-83B9-47E6-B66D-002C1ECE4568&lt;/uuid&gt;&lt;type&gt;400&lt;/type&gt;&lt;number&gt;3&lt;/number&gt;&lt;doi&gt;10.1152/ajpendo.00308.2012&lt;/doi&gt;&lt;institution&gt;ndg47@hotmail.com&lt;/institution&gt;&lt;startpage&gt;E237&lt;/startpage&gt;&lt;endpage&gt;53&lt;/endpage&gt;&lt;bundle&gt;&lt;publication&gt;&lt;title&gt;American journal of physiology. Endocrinology and metabolism&lt;/title&gt;&lt;uuid&gt;762EFAEB-6D7E-4E4E-BE66-8ACC93242284&lt;/uuid&gt;&lt;subtype&gt;-100&lt;/subtype&gt;&lt;type&gt;-100&lt;/type&gt;&lt;/publication&gt;&lt;/bundle&gt;&lt;authors&gt;&lt;author&gt;&lt;lastName&gt;Geary&lt;/lastName&gt;&lt;firstName&gt;Nori&lt;/firstName&gt;&lt;/author&gt;&lt;/authors&gt;&lt;/publication&gt;&lt;/publications&gt;&lt;cites&gt;&lt;/cites&gt;&lt;/citation&gt;</w:instrText>
      </w:r>
      <w:r w:rsidR="005755A6">
        <w:fldChar w:fldCharType="separate"/>
      </w:r>
      <w:r w:rsidR="005755A6">
        <w:rPr>
          <w:rFonts w:eastAsia="Calibri"/>
        </w:rPr>
        <w:t>(</w:t>
      </w:r>
      <w:r w:rsidR="005755A6">
        <w:rPr>
          <w:rFonts w:eastAsia="Calibri"/>
          <w:i/>
          <w:iCs/>
        </w:rPr>
        <w:t>27</w:t>
      </w:r>
      <w:r w:rsidR="005755A6">
        <w:rPr>
          <w:rFonts w:eastAsia="Calibri"/>
        </w:rPr>
        <w:t>)</w:t>
      </w:r>
      <w:r w:rsidR="005755A6">
        <w:fldChar w:fldCharType="end"/>
      </w:r>
      <w:r w:rsidR="00AE07FF" w:rsidRPr="00AE07FF">
        <w:t xml:space="preserve"> </w:t>
      </w:r>
      <w:r w:rsidR="005755A6">
        <w:fldChar w:fldCharType="begin"/>
      </w:r>
      <w:r w:rsidR="005755A6">
        <w:instrText xml:space="preserve"> ADDIN PAPERS2_CITATIONS &lt;citation&gt;&lt;priority&gt;26&lt;/priority&gt;&lt;uuid&gt;02A36A7B-5872-4DAC-A245-88A7AE10D396&lt;/uuid&gt;&lt;publications&gt;&lt;publication&gt;&lt;subtype&gt;400&lt;/subtype&gt;&lt;publisher&gt;Nature Publishing Group&lt;/publisher&gt;&lt;title&gt;MuSyC is a consensus framework that unifies multi-drug synergy metrics for combinatorial drug discovery.&lt;/title&gt;&lt;url&gt;https://www.nature.com/articles/s41467-021-24789-z&lt;/url&gt;&lt;volume&gt;12&lt;/volume&gt;&lt;publication_date&gt;99202107291200000000222000&lt;/publication_date&gt;&lt;uuid&gt;85D28E73-F57E-4CC2-8E2E-959AA623454E&lt;/uuid&gt;&lt;type&gt;400&lt;/type&gt;&lt;accepted_date&gt;99202107071200000000222000&lt;/accepted_date&gt;&lt;number&gt;1&lt;/number&gt;&lt;submission_date&gt;99202101261200000000222000&lt;/submission_date&gt;&lt;doi&gt;10.1038/s41467-021-24789-z&lt;/doi&gt;&lt;institution&gt;Department of Physics, Pennsylvania State University, University Park, PA, USA.&lt;/institution&gt;&lt;startpage&gt;4607&lt;/startpage&gt;&lt;endpage&gt;16&lt;/endpage&gt;&lt;bundle&gt;&lt;publication&gt;&lt;title&gt;Nature communications&lt;/title&gt;&lt;uuid&gt;4C0A7D90-D869-4B09-BC94-545C7A809D03&lt;/uuid&gt;&lt;subtype&gt;-100&lt;/subtype&gt;&lt;publisher&gt;Nature Publishing Group&lt;/publisher&gt;&lt;type&gt;-100&lt;/type&gt;&lt;/publication&gt;&lt;/bundle&gt;&lt;authors&gt;&lt;author&gt;&lt;lastName&gt;Wooten&lt;/lastName&gt;&lt;firstName&gt;David&lt;/firstName&gt;&lt;middleNames&gt;J&lt;/middleNames&gt;&lt;/author&gt;&lt;author&gt;&lt;lastName&gt;Meyer&lt;/lastName&gt;&lt;firstName&gt;Christian&lt;/firstName&gt;&lt;middleNames&gt;T&lt;/middleNames&gt;&lt;/author&gt;&lt;author&gt;&lt;lastName&gt;Lubbock&lt;/lastName&gt;&lt;firstName&gt;Alexander&lt;/firstName&gt;&lt;middleNames&gt;L R&lt;/middleNames&gt;&lt;/author&gt;&lt;author&gt;&lt;lastName&gt;Quaranta&lt;/lastName&gt;&lt;firstName&gt;Vito&lt;/firstName&gt;&lt;/author&gt;&lt;author&gt;&lt;lastName&gt;Lopez&lt;/lastName&gt;&lt;firstName&gt;Carlos&lt;/firstName&gt;&lt;middleNames&gt;F&lt;/middleNames&gt;&lt;/author&gt;&lt;/authors&gt;&lt;/publication&gt;&lt;/publications&gt;&lt;cites&gt;&lt;/cites&gt;&lt;/citation&gt;</w:instrText>
      </w:r>
      <w:r w:rsidR="005755A6">
        <w:fldChar w:fldCharType="separate"/>
      </w:r>
      <w:r w:rsidR="005755A6">
        <w:rPr>
          <w:rFonts w:eastAsia="Calibri"/>
        </w:rPr>
        <w:t>(</w:t>
      </w:r>
      <w:r w:rsidR="005755A6">
        <w:rPr>
          <w:rFonts w:eastAsia="Calibri"/>
          <w:i/>
          <w:iCs/>
        </w:rPr>
        <w:t>28</w:t>
      </w:r>
      <w:r w:rsidR="005755A6">
        <w:rPr>
          <w:rFonts w:eastAsia="Calibri"/>
        </w:rPr>
        <w:t>)</w:t>
      </w:r>
      <w:r w:rsidR="005755A6">
        <w:fldChar w:fldCharType="end"/>
      </w:r>
      <w:r w:rsidR="0087209B">
        <w:t>, yet these measurements often rely on complex and relatively costly high-throughput screens</w:t>
      </w:r>
      <w:r w:rsidR="005755A6">
        <w:fldChar w:fldCharType="begin"/>
      </w:r>
      <w:r w:rsidR="005755A6">
        <w:instrText xml:space="preserve"> ADDIN PAPERS2_CITATIONS &lt;citation&gt;&lt;priority&gt;27&lt;/priority&gt;&lt;uuid&gt;7F8161F9-959F-4678-BB63-3084DD8D9E1F&lt;/uuid&gt;&lt;publications&gt;&lt;publication&gt;&lt;subtype&gt;400&lt;/subtype&gt;&lt;publisher&gt;Nature Publishing Group&lt;/publisher&gt;&lt;title&gt;Synergistic drug combinations for cancer identified in a CRISPR screen for pairwise genetic interactions&lt;/title&gt;&lt;url&gt;https://www.nature.com/articles/nbt.3834&lt;/url&gt;&lt;volume&gt;35&lt;/volume&gt;&lt;publication_date&gt;99201705011200000000222000&lt;/publication_date&gt;&lt;uuid&gt;FD0C1F8D-5F21-45CB-A61B-987EAF4B6F59&lt;/uuid&gt;&lt;type&gt;400&lt;/type&gt;&lt;number&gt;5&lt;/number&gt;&lt;doi&gt;10.1038/nbt.3834&lt;/doi&gt;&lt;startpage&gt;463&lt;/startpage&gt;&lt;endpage&gt;474&lt;/endpage&gt;&lt;bundle&gt;&lt;publication&gt;&lt;title&gt;Nature Biotechnology&lt;/title&gt;&lt;uuid&gt;CA958681-F85C-4DAD-9C84-FC16EC8F25DF&lt;/uuid&gt;&lt;subtype&gt;-100&lt;/subtype&gt;&lt;publisher&gt;Nature Research&lt;/publisher&gt;&lt;type&gt;-100&lt;/type&gt;&lt;/publication&gt;&lt;/bundle&gt;&lt;authors&gt;&lt;author&gt;&lt;lastName&gt;Han&lt;/lastName&gt;&lt;firstName&gt;Kyuho&lt;/firstName&gt;&lt;/author&gt;&lt;author&gt;&lt;lastName&gt;Jeng&lt;/lastName&gt;&lt;firstName&gt;Edwin&lt;/firstName&gt;&lt;middleNames&gt;E&lt;/middleNames&gt;&lt;/author&gt;&lt;author&gt;&lt;lastName&gt;Hess&lt;/lastName&gt;&lt;firstName&gt;Gaelen&lt;/firstName&gt;&lt;middleNames&gt;T&lt;/middleNames&gt;&lt;/author&gt;&lt;author&gt;&lt;lastName&gt;Morgens&lt;/lastName&gt;&lt;firstName&gt;David&lt;/firstName&gt;&lt;middleNames&gt;W&lt;/middleNames&gt;&lt;/author&gt;&lt;author&gt;&lt;lastName&gt;Li&lt;/lastName&gt;&lt;firstName&gt;Amy&lt;/firstName&gt;&lt;/author&gt;&lt;author&gt;&lt;lastName&gt;Bassik&lt;/lastName&gt;&lt;firstName&gt;Michael&lt;/firstName&gt;&lt;middleNames&gt;C&lt;/middleNames&gt;&lt;/author&gt;&lt;/authors&gt;&lt;/publication&gt;&lt;/publications&gt;&lt;cites&gt;&lt;/cites&gt;&lt;/citation&gt;</w:instrText>
      </w:r>
      <w:r w:rsidR="005755A6">
        <w:fldChar w:fldCharType="separate"/>
      </w:r>
      <w:r w:rsidR="005755A6">
        <w:rPr>
          <w:rFonts w:eastAsia="Calibri"/>
        </w:rPr>
        <w:t>(</w:t>
      </w:r>
      <w:r w:rsidR="005755A6">
        <w:rPr>
          <w:rFonts w:eastAsia="Calibri"/>
          <w:i/>
          <w:iCs/>
        </w:rPr>
        <w:t>29</w:t>
      </w:r>
      <w:r w:rsidR="005755A6">
        <w:rPr>
          <w:rFonts w:eastAsia="Calibri"/>
        </w:rPr>
        <w:t>)</w:t>
      </w:r>
      <w:r w:rsidR="005755A6">
        <w:fldChar w:fldCharType="end"/>
      </w:r>
      <w:r w:rsidR="0087209B">
        <w:t>.</w:t>
      </w:r>
      <w:r w:rsidR="00137DDB">
        <w:t xml:space="preserve">  </w:t>
      </w:r>
      <w:r w:rsidR="009670C3">
        <w:t>While the performance of computational synergy prediction algorithms has increased, these effects have yielded little success in the clinic</w:t>
      </w:r>
      <w:r w:rsidR="009670C3" w:rsidRPr="009670C3">
        <w:t xml:space="preserve"> </w:t>
      </w:r>
      <w:r w:rsidR="005755A6">
        <w:fldChar w:fldCharType="begin"/>
      </w:r>
      <w:r w:rsidR="005755A6">
        <w:instrText xml:space="preserve"> ADDIN PAPERS2_CITATIONS &lt;citation&gt;&lt;priority&gt;28&lt;/priority&gt;&lt;uuid&gt;967D43C2-B08D-46DE-8F53-B4014BFFD37E&lt;/uuid&gt;&lt;publications&gt;&lt;publication&gt;&lt;subtype&gt;400&lt;/subtype&gt;&lt;publisher&gt;Cold Spring Harbor Laboratory&lt;/publisher&gt;&lt;title&gt;Community assessment of cancer drug combination screens identifies strategies for synergy prediction&lt;/title&gt;&lt;url&gt;https://www.biorxiv.org/content/10.1101/200451v1.abstract&lt;/url&gt;&lt;publication_date&gt;99201710091200000000222000&lt;/publication_date&gt;&lt;uuid&gt;5A4BEEE2-B4FC-461D-8F11-6A734D31A41F&lt;/uuid&gt;&lt;type&gt;400&lt;/type&gt;&lt;doi&gt;10.1101/200451&lt;/doi&gt;&lt;startpage&gt;200451&lt;/startpage&gt;&lt;bundle&gt;&lt;publication&gt;&lt;title&gt;bioRxiv&lt;/title&gt;&lt;uuid&gt;A88317A2-51AA-4933-8164-01312C1E5771&lt;/uuid&gt;&lt;subtype&gt;-100&lt;/subtype&gt;&lt;publisher&gt;Cold Spring Harbor Laboratory&lt;/publisher&gt;&lt;type&gt;-100&lt;/type&gt;&lt;/publication&gt;&lt;/bundle&gt;&lt;authors&gt;&lt;author&gt;&lt;lastName&gt;Menden&lt;/lastName&gt;&lt;firstName&gt;Michael&lt;/firstName&gt;&lt;middleNames&gt;P&lt;/middleNames&gt;&lt;/author&gt;&lt;author&gt;&lt;lastName&gt;Wang&lt;/lastName&gt;&lt;firstName&gt;Dennis&lt;/firstName&gt;&lt;/author&gt;&lt;author&gt;&lt;lastName&gt;Guan&lt;/lastName&gt;&lt;firstName&gt;Yuanfang&lt;/firstName&gt;&lt;/author&gt;&lt;author&gt;&lt;lastName&gt;Mason&lt;/lastName&gt;&lt;firstName&gt;Michael&lt;/firstName&gt;&lt;/author&gt;&lt;author&gt;&lt;lastName&gt;Szalai&lt;/lastName&gt;&lt;firstName&gt;Bence&lt;/firstName&gt;&lt;/author&gt;&lt;author&gt;&lt;lastName&gt;Bulusu&lt;/lastName&gt;&lt;firstName&gt;Krishna&lt;/firstName&gt;&lt;middleNames&gt;C&lt;/middleNames&gt;&lt;/author&gt;&lt;author&gt;&lt;lastName&gt;Yu&lt;/lastName&gt;&lt;firstName&gt;Thomas&lt;/firstName&gt;&lt;/author&gt;&lt;author&gt;&lt;lastName&gt;Kang&lt;/lastName&gt;&lt;firstName&gt;Jaewoo&lt;/firstName&gt;&lt;/author&gt;&lt;author&gt;&lt;lastName&gt;Jeon&lt;/lastName&gt;&lt;firstName&gt;Minji&lt;/firstName&gt;&lt;/author&gt;&lt;author&gt;&lt;lastName&gt;Wolfinger&lt;/lastName&gt;&lt;firstName&gt;Russ&lt;/firstName&gt;&lt;/author&gt;&lt;author&gt;&lt;lastName&gt;Nguyen&lt;/lastName&gt;&lt;firstName&gt;Tin&lt;/firstName&gt;&lt;/author&gt;&lt;author&gt;&lt;lastName&gt;Zaslavskiy&lt;/lastName&gt;&lt;firstName&gt;Mikhail&lt;/firstName&gt;&lt;/author&gt;&lt;author&gt;&lt;lastName&gt;Jang SockAstraZeneca-Sanger Drug Combination DREAM Consortium&lt;/lastName&gt;&lt;firstName&gt;In&lt;/firstName&gt;&lt;/author&gt;&lt;author&gt;&lt;lastName&gt;Jang SockAstraZeneca-Sanger Drug Combination DREAM Consortium&lt;/lastName&gt;&lt;firstName&gt;In&lt;/firstName&gt;&lt;/author&gt;&lt;author&gt;&lt;lastName&gt;Ghazoui&lt;/lastName&gt;&lt;firstName&gt;Zara&lt;/firstName&gt;&lt;/author&gt;&lt;author&gt;&lt;lastName&gt;Ahsen&lt;/lastName&gt;&lt;firstName&gt;Mehmet&lt;/firstName&gt;&lt;middleNames&gt;Eren&lt;/middleNames&gt;&lt;/author&gt;&lt;author&gt;&lt;lastName&gt;Vogel&lt;/lastName&gt;&lt;firstName&gt;Robert&lt;/firstName&gt;&lt;/author&gt;&lt;author&gt;&lt;lastName&gt;Neto&lt;/lastName&gt;&lt;firstName&gt;Elias&lt;/firstName&gt;&lt;middleNames&gt;Chaibub&lt;/middleNames&gt;&lt;/author&gt;&lt;author&gt;&lt;lastName&gt;Norman&lt;/lastName&gt;&lt;firstName&gt;Thea&lt;/firstName&gt;&lt;/author&gt;&lt;author&gt;&lt;lastName&gt;Tang&lt;/lastName&gt;&lt;firstName&gt;Eric&lt;/firstName&gt;&lt;middleNames&gt;KY&lt;/middleNames&gt;&lt;/author&gt;&lt;author&gt;&lt;lastName&gt;Garnett&lt;/lastName&gt;&lt;firstName&gt;Mathew&lt;/firstName&gt;&lt;middleNames&gt;J&lt;/middleNames&gt;&lt;/author&gt;&lt;author&gt;&lt;lastName&gt;Veroli&lt;/lastName&gt;&lt;nonDroppingParticle&gt;Di&lt;/nonDroppingParticle&gt;&lt;firstName&gt;Giovanni&lt;/firstName&gt;&lt;/author&gt;&lt;author&gt;&lt;lastName&gt;Zwaan&lt;/lastName&gt;&lt;firstName&gt;Christian&lt;/firstName&gt;&lt;middleNames&gt;Michel&lt;/middleNames&gt;&lt;/author&gt;&lt;author&gt;&lt;lastName&gt;Fawell&lt;/lastName&gt;&lt;firstName&gt;Stephen&lt;/firstName&gt;&lt;/author&gt;&lt;author&gt;&lt;lastName&gt;Stolovitzky&lt;/lastName&gt;&lt;firstName&gt;Gustavo&lt;/firstName&gt;&lt;/author&gt;&lt;author&gt;&lt;lastName&gt;Guinney&lt;/lastName&gt;&lt;firstName&gt;Justin&lt;/firstName&gt;&lt;/author&gt;&lt;author&gt;&lt;lastName&gt;Dry&lt;/lastName&gt;&lt;firstName&gt;Jonathan&lt;/firstName&gt;&lt;middleNames&gt;R&lt;/middleNames&gt;&lt;/author&gt;&lt;author&gt;&lt;lastName&gt;Saez-Rodriguez&lt;/lastName&gt;&lt;firstName&gt;Julio&lt;/firstName&gt;&lt;/author&gt;&lt;/authors&gt;&lt;/publication&gt;&lt;/publications&gt;&lt;cites&gt;&lt;/cites&gt;&lt;/citation&gt;</w:instrText>
      </w:r>
      <w:r w:rsidR="005755A6">
        <w:fldChar w:fldCharType="separate"/>
      </w:r>
      <w:r w:rsidR="005755A6">
        <w:rPr>
          <w:rFonts w:eastAsia="Calibri"/>
        </w:rPr>
        <w:t>(</w:t>
      </w:r>
      <w:r w:rsidR="005755A6">
        <w:rPr>
          <w:rFonts w:eastAsia="Calibri"/>
          <w:i/>
          <w:iCs/>
        </w:rPr>
        <w:t>30</w:t>
      </w:r>
      <w:r w:rsidR="005755A6">
        <w:rPr>
          <w:rFonts w:eastAsia="Calibri"/>
        </w:rPr>
        <w:t>)</w:t>
      </w:r>
      <w:r w:rsidR="005755A6">
        <w:fldChar w:fldCharType="end"/>
      </w:r>
      <w:r w:rsidR="00FC601B">
        <w:t xml:space="preserve"> </w:t>
      </w:r>
      <w:r w:rsidR="005755A6">
        <w:fldChar w:fldCharType="begin"/>
      </w:r>
      <w:r w:rsidR="005755A6">
        <w:instrText xml:space="preserve"> ADDIN PAPERS2_CITATIONS &lt;citation&gt;&lt;priority&gt;29&lt;/priority&gt;&lt;uuid&gt;772998C1-6453-4C3C-B7C0-6434CA0CD40B&lt;/uuid&gt;&lt;publications&gt;&lt;publication&gt;&lt;subtype&gt;400&lt;/subtype&gt;&lt;publisher&gt;Cell Press&lt;/publisher&gt;&lt;title&gt;Combination Cancer Therapy Can Confer Benefit via Patient-to-Patient Variability without Drug Additivity or Synergy&lt;/title&gt;&lt;url&gt;https://www.sciencedirect.com/science/article/pii/S0092867417313181&lt;/url&gt;&lt;volume&gt;171&lt;/volume&gt;&lt;publication_date&gt;99201712141200000000222000&lt;/publication_date&gt;&lt;uuid&gt;B8C710C6-15AC-46FC-9C8B-A5696AB7C4FF&lt;/uuid&gt;&lt;type&gt;400&lt;/type&gt;&lt;number&gt;7&lt;/number&gt;&lt;doi&gt;10.1016/j.cell.2017.11.009&lt;/doi&gt;&lt;startpage&gt;1678&lt;/startpage&gt;&lt;endpage&gt;1691.e13&lt;/endpage&gt;&lt;bundle&gt;&lt;publication&gt;&lt;title&gt;Cell&lt;/title&gt;&lt;uuid&gt;B178C03E-555B-4C55-B0F2-970B06F398E9&lt;/uuid&gt;&lt;subtype&gt;-100&lt;/subtype&gt;&lt;type&gt;-100&lt;/type&gt;&lt;/publication&gt;&lt;/bundle&gt;&lt;/publication&gt;&lt;/publications&gt;&lt;cites&gt;&lt;/cites&gt;&lt;/citation&gt;</w:instrText>
      </w:r>
      <w:r w:rsidR="005755A6">
        <w:fldChar w:fldCharType="separate"/>
      </w:r>
      <w:r w:rsidR="005755A6">
        <w:rPr>
          <w:rFonts w:eastAsia="Calibri"/>
        </w:rPr>
        <w:t>(</w:t>
      </w:r>
      <w:r w:rsidR="005755A6">
        <w:rPr>
          <w:rFonts w:eastAsia="Calibri"/>
          <w:i/>
          <w:iCs/>
        </w:rPr>
        <w:t>31</w:t>
      </w:r>
      <w:r w:rsidR="005755A6">
        <w:rPr>
          <w:rFonts w:eastAsia="Calibri"/>
        </w:rPr>
        <w:t>)</w:t>
      </w:r>
      <w:r w:rsidR="005755A6">
        <w:fldChar w:fldCharType="end"/>
      </w:r>
      <w:r w:rsidR="009670C3">
        <w:t>.</w:t>
      </w:r>
      <w:r w:rsidR="00160D2F">
        <w:t xml:space="preserve"> A community competition for synergy prediction noted that drugs with high experimental synergy contained drug targets in the same pathway </w:t>
      </w:r>
      <w:r w:rsidR="0087209B">
        <w:t xml:space="preserve">and further, that well-predicted drug synergies occurred when combination drug targets were downstream of a shared protein </w:t>
      </w:r>
      <w:r w:rsidR="005755A6">
        <w:fldChar w:fldCharType="begin"/>
      </w:r>
      <w:r w:rsidR="005755A6">
        <w:instrText xml:space="preserve"> ADDIN PAPERS2_CITATIONS &lt;citation&gt;&lt;priority&gt;30&lt;/priority&gt;&lt;uuid&gt;4533C676-E41F-4CF2-BD1F-089578E25D0A&lt;/uuid&gt;&lt;publications&gt;&lt;publication&gt;&lt;subtype&gt;400&lt;/subtype&gt;&lt;publisher&gt;Cold Spring Harbor Laboratory&lt;/publisher&gt;&lt;title&gt;Community assessment of cancer drug combination screens identifies strategies for synergy prediction&lt;/title&gt;&lt;url&gt;https://www.biorxiv.org/content/10.1101/200451v1.abstract&lt;/url&gt;&lt;publication_date&gt;99201710091200000000222000&lt;/publication_date&gt;&lt;uuid&gt;5A4BEEE2-B4FC-461D-8F11-6A734D31A41F&lt;/uuid&gt;&lt;type&gt;400&lt;/type&gt;&lt;doi&gt;10.1101/200451&lt;/doi&gt;&lt;startpage&gt;200451&lt;/startpage&gt;&lt;bundle&gt;&lt;publication&gt;&lt;title&gt;bioRxiv&lt;/title&gt;&lt;uuid&gt;A88317A2-51AA-4933-8164-01312C1E5771&lt;/uuid&gt;&lt;subtype&gt;-100&lt;/subtype&gt;&lt;publisher&gt;Cold Spring Harbor Laboratory&lt;/publisher&gt;&lt;type&gt;-100&lt;/type&gt;&lt;/publication&gt;&lt;/bundle&gt;&lt;authors&gt;&lt;author&gt;&lt;lastName&gt;Menden&lt;/lastName&gt;&lt;firstName&gt;Michael&lt;/firstName&gt;&lt;middleNames&gt;P&lt;/middleNames&gt;&lt;/author&gt;&lt;author&gt;&lt;lastName&gt;Wang&lt;/lastName&gt;&lt;firstName&gt;Dennis&lt;/firstName&gt;&lt;/author&gt;&lt;author&gt;&lt;lastName&gt;Guan&lt;/lastName&gt;&lt;firstName&gt;Yuanfang&lt;/firstName&gt;&lt;/author&gt;&lt;author&gt;&lt;lastName&gt;Mason&lt;/lastName&gt;&lt;firstName&gt;Michael&lt;/firstName&gt;&lt;/author&gt;&lt;author&gt;&lt;lastName&gt;Szalai&lt;/lastName&gt;&lt;firstName&gt;Bence&lt;/firstName&gt;&lt;/author&gt;&lt;author&gt;&lt;lastName&gt;Bulusu&lt;/lastName&gt;&lt;firstName&gt;Krishna&lt;/firstName&gt;&lt;middleNames&gt;C&lt;/middleNames&gt;&lt;/author&gt;&lt;author&gt;&lt;lastName&gt;Yu&lt;/lastName&gt;&lt;firstName&gt;Thomas&lt;/firstName&gt;&lt;/author&gt;&lt;author&gt;&lt;lastName&gt;Kang&lt;/lastName&gt;&lt;firstName&gt;Jaewoo&lt;/firstName&gt;&lt;/author&gt;&lt;author&gt;&lt;lastName&gt;Jeon&lt;/lastName&gt;&lt;firstName&gt;Minji&lt;/firstName&gt;&lt;/author&gt;&lt;author&gt;&lt;lastName&gt;Wolfinger&lt;/lastName&gt;&lt;firstName&gt;Russ&lt;/firstName&gt;&lt;/author&gt;&lt;author&gt;&lt;lastName&gt;Nguyen&lt;/lastName&gt;&lt;firstName&gt;Tin&lt;/firstName&gt;&lt;/author&gt;&lt;author&gt;&lt;lastName&gt;Zaslavskiy&lt;/lastName&gt;&lt;firstName&gt;Mikhail&lt;/firstName&gt;&lt;/author&gt;&lt;author&gt;&lt;lastName&gt;Jang SockAstraZeneca-Sanger Drug Combination DREAM Consortium&lt;/lastName&gt;&lt;firstName&gt;In&lt;/firstName&gt;&lt;/author&gt;&lt;author&gt;&lt;lastName&gt;Jang SockAstraZeneca-Sanger Drug Combination DREAM Consortium&lt;/lastName&gt;&lt;firstName&gt;In&lt;/firstName&gt;&lt;/author&gt;&lt;author&gt;&lt;lastName&gt;Ghazoui&lt;/lastName&gt;&lt;firstName&gt;Zara&lt;/firstName&gt;&lt;/author&gt;&lt;author&gt;&lt;lastName&gt;Ahsen&lt;/lastName&gt;&lt;firstName&gt;Mehmet&lt;/firstName&gt;&lt;middleNames&gt;Eren&lt;/middleNames&gt;&lt;/author&gt;&lt;author&gt;&lt;lastName&gt;Vogel&lt;/lastName&gt;&lt;firstName&gt;Robert&lt;/firstName&gt;&lt;/author&gt;&lt;author&gt;&lt;lastName&gt;Neto&lt;/lastName&gt;&lt;firstName&gt;Elias&lt;/firstName&gt;&lt;middleNames&gt;Chaibub&lt;/middleNames&gt;&lt;/author&gt;&lt;author&gt;&lt;lastName&gt;Norman&lt;/lastName&gt;&lt;firstName&gt;Thea&lt;/firstName&gt;&lt;/author&gt;&lt;author&gt;&lt;lastName&gt;Tang&lt;/lastName&gt;&lt;firstName&gt;Eric&lt;/firstName&gt;&lt;middleNames&gt;KY&lt;/middleNames&gt;&lt;/author&gt;&lt;author&gt;&lt;lastName&gt;Garnett&lt;/lastName&gt;&lt;firstName&gt;Mathew&lt;/firstName&gt;&lt;middleNames&gt;J&lt;/middleNames&gt;&lt;/author&gt;&lt;author&gt;&lt;lastName&gt;Veroli&lt;/lastName&gt;&lt;nonDroppingParticle&gt;Di&lt;/nonDroppingParticle&gt;&lt;firstName&gt;Giovanni&lt;/firstName&gt;&lt;/author&gt;&lt;author&gt;&lt;lastName&gt;Zwaan&lt;/lastName&gt;&lt;firstName&gt;Christian&lt;/firstName&gt;&lt;middleNames&gt;Michel&lt;/middleNames&gt;&lt;/author&gt;&lt;author&gt;&lt;lastName&gt;Fawell&lt;/lastName&gt;&lt;firstName&gt;Stephen&lt;/firstName&gt;&lt;/author&gt;&lt;author&gt;&lt;lastName&gt;Stolovitzky&lt;/lastName&gt;&lt;firstName&gt;Gustavo&lt;/firstName&gt;&lt;/author&gt;&lt;author&gt;&lt;lastName&gt;Guinney&lt;/lastName&gt;&lt;firstName&gt;Justin&lt;/firstName&gt;&lt;/author&gt;&lt;author&gt;&lt;lastName&gt;Dry&lt;/lastName&gt;&lt;firstName&gt;Jonathan&lt;/firstName&gt;&lt;middleNames&gt;R&lt;/middleNames&gt;&lt;/author&gt;&lt;author&gt;&lt;lastName&gt;Saez-Rodriguez&lt;/lastName&gt;&lt;firstName&gt;Julio&lt;/firstName&gt;&lt;/author&gt;&lt;/authors&gt;&lt;/publication&gt;&lt;/publications&gt;&lt;cites&gt;&lt;/cites&gt;&lt;/citation&gt;</w:instrText>
      </w:r>
      <w:r w:rsidR="005755A6">
        <w:fldChar w:fldCharType="separate"/>
      </w:r>
      <w:r w:rsidR="005755A6">
        <w:rPr>
          <w:rFonts w:eastAsia="Calibri"/>
        </w:rPr>
        <w:t>(</w:t>
      </w:r>
      <w:r w:rsidR="005755A6">
        <w:rPr>
          <w:rFonts w:eastAsia="Calibri"/>
          <w:i/>
          <w:iCs/>
        </w:rPr>
        <w:t>30</w:t>
      </w:r>
      <w:r w:rsidR="005755A6">
        <w:rPr>
          <w:rFonts w:eastAsia="Calibri"/>
        </w:rPr>
        <w:t>)</w:t>
      </w:r>
      <w:r w:rsidR="005755A6">
        <w:fldChar w:fldCharType="end"/>
      </w:r>
      <w:r w:rsidR="0087209B">
        <w:t>.</w:t>
      </w:r>
      <w:r w:rsidR="00114D3F">
        <w:t xml:space="preserve"> While we used </w:t>
      </w:r>
      <w:proofErr w:type="gramStart"/>
      <w:r w:rsidR="00114D3F">
        <w:t>drug-induced</w:t>
      </w:r>
      <w:proofErr w:type="gramEnd"/>
      <w:r w:rsidR="00114D3F">
        <w:t xml:space="preserve"> ARs as </w:t>
      </w:r>
      <w:proofErr w:type="spellStart"/>
      <w:r w:rsidR="00114D3F">
        <w:t>as</w:t>
      </w:r>
      <w:proofErr w:type="spellEnd"/>
      <w:r w:rsidR="00114D3F">
        <w:t xml:space="preserve"> the focus of this analysis, analysis of proteins downstream of drug targets could improve prediction of drug synergistic effects on disease outcomes.</w:t>
      </w:r>
    </w:p>
    <w:p w14:paraId="2F52925C" w14:textId="77777777" w:rsidR="00287114" w:rsidRDefault="00287114" w:rsidP="00D73714">
      <w:pPr>
        <w:pStyle w:val="Paragraph"/>
      </w:pPr>
    </w:p>
    <w:p w14:paraId="5147DC74" w14:textId="5C7F95AD" w:rsidR="00D73714" w:rsidRDefault="00D73714" w:rsidP="00D73714">
      <w:pPr>
        <w:pStyle w:val="Refhead"/>
      </w:pPr>
      <w:r>
        <w:t>References and Notes:</w:t>
      </w:r>
    </w:p>
    <w:p w14:paraId="34381AA5"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1.</w:t>
      </w:r>
      <w:r>
        <w:rPr>
          <w:rFonts w:eastAsia="Calibri"/>
        </w:rPr>
        <w:tab/>
        <w:t xml:space="preserve">E. </w:t>
      </w:r>
      <w:proofErr w:type="spellStart"/>
      <w:r>
        <w:rPr>
          <w:rFonts w:eastAsia="Calibri"/>
        </w:rPr>
        <w:t>Guney</w:t>
      </w:r>
      <w:proofErr w:type="spellEnd"/>
      <w:r>
        <w:rPr>
          <w:rFonts w:eastAsia="Calibri"/>
        </w:rPr>
        <w:t xml:space="preserve">, J. </w:t>
      </w:r>
      <w:proofErr w:type="spellStart"/>
      <w:r>
        <w:rPr>
          <w:rFonts w:eastAsia="Calibri"/>
        </w:rPr>
        <w:t>Menche</w:t>
      </w:r>
      <w:proofErr w:type="spellEnd"/>
      <w:r>
        <w:rPr>
          <w:rFonts w:eastAsia="Calibri"/>
        </w:rPr>
        <w:t xml:space="preserve">, M. Vidal, A.-L. </w:t>
      </w:r>
      <w:proofErr w:type="spellStart"/>
      <w:r>
        <w:rPr>
          <w:rFonts w:eastAsia="Calibri"/>
        </w:rPr>
        <w:t>Barabási</w:t>
      </w:r>
      <w:proofErr w:type="spellEnd"/>
      <w:r>
        <w:rPr>
          <w:rFonts w:eastAsia="Calibri"/>
        </w:rPr>
        <w:t xml:space="preserve">, </w:t>
      </w:r>
      <w:r>
        <w:rPr>
          <w:rFonts w:eastAsia="Calibri"/>
          <w:i/>
          <w:iCs/>
        </w:rPr>
        <w:t xml:space="preserve">Nat </w:t>
      </w:r>
      <w:proofErr w:type="spellStart"/>
      <w:r>
        <w:rPr>
          <w:rFonts w:eastAsia="Calibri"/>
          <w:i/>
          <w:iCs/>
        </w:rPr>
        <w:t>Commun</w:t>
      </w:r>
      <w:proofErr w:type="spellEnd"/>
      <w:r>
        <w:rPr>
          <w:rFonts w:eastAsia="Calibri"/>
        </w:rPr>
        <w:t xml:space="preserve">. </w:t>
      </w:r>
      <w:r>
        <w:rPr>
          <w:rFonts w:eastAsia="Calibri"/>
          <w:b/>
          <w:bCs/>
        </w:rPr>
        <w:t>7</w:t>
      </w:r>
      <w:r>
        <w:rPr>
          <w:rFonts w:eastAsia="Calibri"/>
        </w:rPr>
        <w:t>, 10331 (2016).</w:t>
      </w:r>
    </w:p>
    <w:p w14:paraId="6762FC7D"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2.</w:t>
      </w:r>
      <w:r>
        <w:rPr>
          <w:rFonts w:eastAsia="Calibri"/>
        </w:rPr>
        <w:tab/>
        <w:t xml:space="preserve">J. L. Wilson </w:t>
      </w:r>
      <w:r>
        <w:rPr>
          <w:rFonts w:eastAsia="Calibri"/>
          <w:i/>
          <w:iCs/>
        </w:rPr>
        <w:t>et al.</w:t>
      </w:r>
      <w:r>
        <w:rPr>
          <w:rFonts w:eastAsia="Calibri"/>
        </w:rPr>
        <w:t xml:space="preserve">, </w:t>
      </w:r>
      <w:proofErr w:type="spellStart"/>
      <w:r>
        <w:rPr>
          <w:rFonts w:eastAsia="Calibri"/>
          <w:i/>
          <w:iCs/>
        </w:rPr>
        <w:t>PLoS</w:t>
      </w:r>
      <w:proofErr w:type="spellEnd"/>
      <w:r>
        <w:rPr>
          <w:rFonts w:eastAsia="Calibri"/>
          <w:i/>
          <w:iCs/>
        </w:rPr>
        <w:t xml:space="preserve"> </w:t>
      </w:r>
      <w:proofErr w:type="spellStart"/>
      <w:r>
        <w:rPr>
          <w:rFonts w:eastAsia="Calibri"/>
          <w:i/>
          <w:iCs/>
        </w:rPr>
        <w:t>Comput</w:t>
      </w:r>
      <w:proofErr w:type="spellEnd"/>
      <w:r>
        <w:rPr>
          <w:rFonts w:eastAsia="Calibri"/>
          <w:i/>
          <w:iCs/>
        </w:rPr>
        <w:t xml:space="preserve"> Biol</w:t>
      </w:r>
      <w:r>
        <w:rPr>
          <w:rFonts w:eastAsia="Calibri"/>
        </w:rPr>
        <w:t xml:space="preserve">. </w:t>
      </w:r>
      <w:r>
        <w:rPr>
          <w:rFonts w:eastAsia="Calibri"/>
          <w:b/>
          <w:bCs/>
        </w:rPr>
        <w:t>14</w:t>
      </w:r>
      <w:r>
        <w:rPr>
          <w:rFonts w:eastAsia="Calibri"/>
        </w:rPr>
        <w:t>, e1006614–27 (2018).</w:t>
      </w:r>
    </w:p>
    <w:p w14:paraId="5B7D2B5D"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3.</w:t>
      </w:r>
      <w:r>
        <w:rPr>
          <w:rFonts w:eastAsia="Calibri"/>
        </w:rPr>
        <w:tab/>
        <w:t xml:space="preserve">F. Cheng </w:t>
      </w:r>
      <w:r>
        <w:rPr>
          <w:rFonts w:eastAsia="Calibri"/>
          <w:i/>
          <w:iCs/>
        </w:rPr>
        <w:t>et al.</w:t>
      </w:r>
      <w:r>
        <w:rPr>
          <w:rFonts w:eastAsia="Calibri"/>
        </w:rPr>
        <w:t xml:space="preserve">, </w:t>
      </w:r>
      <w:r>
        <w:rPr>
          <w:rFonts w:eastAsia="Calibri"/>
          <w:i/>
          <w:iCs/>
        </w:rPr>
        <w:t xml:space="preserve">Nat </w:t>
      </w:r>
      <w:proofErr w:type="spellStart"/>
      <w:r>
        <w:rPr>
          <w:rFonts w:eastAsia="Calibri"/>
          <w:i/>
          <w:iCs/>
        </w:rPr>
        <w:t>Commun</w:t>
      </w:r>
      <w:proofErr w:type="spellEnd"/>
      <w:r>
        <w:rPr>
          <w:rFonts w:eastAsia="Calibri"/>
        </w:rPr>
        <w:t xml:space="preserve">. </w:t>
      </w:r>
      <w:r>
        <w:rPr>
          <w:rFonts w:eastAsia="Calibri"/>
          <w:b/>
          <w:bCs/>
        </w:rPr>
        <w:t>9</w:t>
      </w:r>
      <w:r>
        <w:rPr>
          <w:rFonts w:eastAsia="Calibri"/>
        </w:rPr>
        <w:t>, 1–12 (2018).</w:t>
      </w:r>
    </w:p>
    <w:p w14:paraId="6BF57476"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4.</w:t>
      </w:r>
      <w:r>
        <w:rPr>
          <w:rFonts w:eastAsia="Calibri"/>
        </w:rPr>
        <w:tab/>
        <w:t xml:space="preserve">D. </w:t>
      </w:r>
      <w:proofErr w:type="spellStart"/>
      <w:r>
        <w:rPr>
          <w:rFonts w:eastAsia="Calibri"/>
        </w:rPr>
        <w:t>Morselli</w:t>
      </w:r>
      <w:proofErr w:type="spellEnd"/>
      <w:r>
        <w:rPr>
          <w:rFonts w:eastAsia="Calibri"/>
        </w:rPr>
        <w:t xml:space="preserve"> </w:t>
      </w:r>
      <w:proofErr w:type="spellStart"/>
      <w:r>
        <w:rPr>
          <w:rFonts w:eastAsia="Calibri"/>
        </w:rPr>
        <w:t>Gysi</w:t>
      </w:r>
      <w:proofErr w:type="spellEnd"/>
      <w:r>
        <w:rPr>
          <w:rFonts w:eastAsia="Calibri"/>
        </w:rPr>
        <w:t xml:space="preserve"> </w:t>
      </w:r>
      <w:r>
        <w:rPr>
          <w:rFonts w:eastAsia="Calibri"/>
          <w:i/>
          <w:iCs/>
        </w:rPr>
        <w:t>et al.</w:t>
      </w:r>
      <w:r>
        <w:rPr>
          <w:rFonts w:eastAsia="Calibri"/>
        </w:rPr>
        <w:t xml:space="preserve">, </w:t>
      </w:r>
      <w:r>
        <w:rPr>
          <w:rFonts w:eastAsia="Calibri"/>
          <w:i/>
          <w:iCs/>
        </w:rPr>
        <w:t>Proc. Natl. Acad. Sci. U.S.A.</w:t>
      </w:r>
      <w:r>
        <w:rPr>
          <w:rFonts w:eastAsia="Calibri"/>
        </w:rPr>
        <w:t xml:space="preserve"> </w:t>
      </w:r>
      <w:r>
        <w:rPr>
          <w:rFonts w:eastAsia="Calibri"/>
          <w:b/>
          <w:bCs/>
        </w:rPr>
        <w:t>118</w:t>
      </w:r>
      <w:r>
        <w:rPr>
          <w:rFonts w:eastAsia="Calibri"/>
        </w:rPr>
        <w:t xml:space="preserve"> (2021), doi:10.1073/pnas.2025581118.</w:t>
      </w:r>
    </w:p>
    <w:p w14:paraId="4281BF5D"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5.</w:t>
      </w:r>
      <w:r>
        <w:rPr>
          <w:rFonts w:eastAsia="Calibri"/>
        </w:rPr>
        <w:tab/>
        <w:t xml:space="preserve">J. Aguirre-Plans </w:t>
      </w:r>
      <w:r>
        <w:rPr>
          <w:rFonts w:eastAsia="Calibri"/>
          <w:i/>
          <w:iCs/>
        </w:rPr>
        <w:t>et al.</w:t>
      </w:r>
      <w:r>
        <w:rPr>
          <w:rFonts w:eastAsia="Calibri"/>
        </w:rPr>
        <w:t xml:space="preserve">, </w:t>
      </w:r>
      <w:r>
        <w:rPr>
          <w:rFonts w:eastAsia="Calibri"/>
          <w:i/>
          <w:iCs/>
        </w:rPr>
        <w:t>Pharmaceuticals</w:t>
      </w:r>
      <w:r>
        <w:rPr>
          <w:rFonts w:eastAsia="Calibri"/>
        </w:rPr>
        <w:t xml:space="preserve">. </w:t>
      </w:r>
      <w:r>
        <w:rPr>
          <w:rFonts w:eastAsia="Calibri"/>
          <w:b/>
          <w:bCs/>
        </w:rPr>
        <w:t>11</w:t>
      </w:r>
      <w:r>
        <w:rPr>
          <w:rFonts w:eastAsia="Calibri"/>
        </w:rPr>
        <w:t>, 61–18 (2018).</w:t>
      </w:r>
    </w:p>
    <w:p w14:paraId="06972D3A"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6.</w:t>
      </w:r>
      <w:r>
        <w:rPr>
          <w:rFonts w:eastAsia="Calibri"/>
        </w:rPr>
        <w:tab/>
        <w:t xml:space="preserve">M. </w:t>
      </w:r>
      <w:proofErr w:type="spellStart"/>
      <w:r>
        <w:rPr>
          <w:rFonts w:eastAsia="Calibri"/>
        </w:rPr>
        <w:t>Zitnik</w:t>
      </w:r>
      <w:proofErr w:type="spellEnd"/>
      <w:r>
        <w:rPr>
          <w:rFonts w:eastAsia="Calibri"/>
        </w:rPr>
        <w:t xml:space="preserve">, M. Agrawal, J. </w:t>
      </w:r>
      <w:proofErr w:type="spellStart"/>
      <w:r>
        <w:rPr>
          <w:rFonts w:eastAsia="Calibri"/>
        </w:rPr>
        <w:t>Leskovec</w:t>
      </w:r>
      <w:proofErr w:type="spellEnd"/>
      <w:r>
        <w:rPr>
          <w:rFonts w:eastAsia="Calibri"/>
        </w:rPr>
        <w:t xml:space="preserve">, </w:t>
      </w:r>
      <w:r>
        <w:rPr>
          <w:rFonts w:eastAsia="Calibri"/>
          <w:i/>
          <w:iCs/>
        </w:rPr>
        <w:t>Bioinformatics</w:t>
      </w:r>
      <w:r>
        <w:rPr>
          <w:rFonts w:eastAsia="Calibri"/>
        </w:rPr>
        <w:t xml:space="preserve">. </w:t>
      </w:r>
      <w:r>
        <w:rPr>
          <w:rFonts w:eastAsia="Calibri"/>
          <w:b/>
          <w:bCs/>
        </w:rPr>
        <w:t>34</w:t>
      </w:r>
      <w:r>
        <w:rPr>
          <w:rFonts w:eastAsia="Calibri"/>
        </w:rPr>
        <w:t>, i457–i466 (2018).</w:t>
      </w:r>
    </w:p>
    <w:p w14:paraId="70AEC6C2"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7.</w:t>
      </w:r>
      <w:r>
        <w:rPr>
          <w:rFonts w:eastAsia="Calibri"/>
        </w:rPr>
        <w:tab/>
        <w:t xml:space="preserve">S. </w:t>
      </w:r>
      <w:proofErr w:type="spellStart"/>
      <w:r>
        <w:rPr>
          <w:rFonts w:eastAsia="Calibri"/>
        </w:rPr>
        <w:t>Yoo</w:t>
      </w:r>
      <w:proofErr w:type="spellEnd"/>
      <w:r>
        <w:rPr>
          <w:rFonts w:eastAsia="Calibri"/>
        </w:rPr>
        <w:t xml:space="preserve"> </w:t>
      </w:r>
      <w:r>
        <w:rPr>
          <w:rFonts w:eastAsia="Calibri"/>
          <w:i/>
          <w:iCs/>
        </w:rPr>
        <w:t>et al.</w:t>
      </w:r>
      <w:r>
        <w:rPr>
          <w:rFonts w:eastAsia="Calibri"/>
        </w:rPr>
        <w:t xml:space="preserve">, </w:t>
      </w:r>
      <w:r>
        <w:rPr>
          <w:rFonts w:eastAsia="Calibri"/>
          <w:i/>
          <w:iCs/>
        </w:rPr>
        <w:t>Nature Publishing Group</w:t>
      </w:r>
      <w:r>
        <w:rPr>
          <w:rFonts w:eastAsia="Calibri"/>
        </w:rPr>
        <w:t xml:space="preserve">. </w:t>
      </w:r>
      <w:r>
        <w:rPr>
          <w:rFonts w:eastAsia="Calibri"/>
          <w:b/>
          <w:bCs/>
        </w:rPr>
        <w:t>8</w:t>
      </w:r>
      <w:r>
        <w:rPr>
          <w:rFonts w:eastAsia="Calibri"/>
        </w:rPr>
        <w:t>, 1612 (2018).</w:t>
      </w:r>
    </w:p>
    <w:p w14:paraId="7C0C059F"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8.</w:t>
      </w:r>
      <w:r>
        <w:rPr>
          <w:rFonts w:eastAsia="Calibri"/>
        </w:rPr>
        <w:tab/>
        <w:t xml:space="preserve">C. Ruiz, M. </w:t>
      </w:r>
      <w:proofErr w:type="spellStart"/>
      <w:r>
        <w:rPr>
          <w:rFonts w:eastAsia="Calibri"/>
        </w:rPr>
        <w:t>Zitnik</w:t>
      </w:r>
      <w:proofErr w:type="spellEnd"/>
      <w:r>
        <w:rPr>
          <w:rFonts w:eastAsia="Calibri"/>
        </w:rPr>
        <w:t xml:space="preserve">, J. </w:t>
      </w:r>
      <w:proofErr w:type="spellStart"/>
      <w:r>
        <w:rPr>
          <w:rFonts w:eastAsia="Calibri"/>
        </w:rPr>
        <w:t>Leskovec</w:t>
      </w:r>
      <w:proofErr w:type="spellEnd"/>
      <w:r>
        <w:rPr>
          <w:rFonts w:eastAsia="Calibri"/>
        </w:rPr>
        <w:t xml:space="preserve">, </w:t>
      </w:r>
      <w:r>
        <w:rPr>
          <w:rFonts w:eastAsia="Calibri"/>
          <w:i/>
          <w:iCs/>
        </w:rPr>
        <w:t xml:space="preserve">Nat </w:t>
      </w:r>
      <w:proofErr w:type="spellStart"/>
      <w:r>
        <w:rPr>
          <w:rFonts w:eastAsia="Calibri"/>
          <w:i/>
          <w:iCs/>
        </w:rPr>
        <w:t>Commun</w:t>
      </w:r>
      <w:proofErr w:type="spellEnd"/>
      <w:r>
        <w:rPr>
          <w:rFonts w:eastAsia="Calibri"/>
        </w:rPr>
        <w:t xml:space="preserve">. </w:t>
      </w:r>
      <w:r>
        <w:rPr>
          <w:rFonts w:eastAsia="Calibri"/>
          <w:b/>
          <w:bCs/>
        </w:rPr>
        <w:t>12</w:t>
      </w:r>
      <w:r>
        <w:rPr>
          <w:rFonts w:eastAsia="Calibri"/>
        </w:rPr>
        <w:t>, 1–15 (2021).</w:t>
      </w:r>
    </w:p>
    <w:p w14:paraId="74409C6B"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9.</w:t>
      </w:r>
      <w:r>
        <w:rPr>
          <w:rFonts w:eastAsia="Calibri"/>
        </w:rPr>
        <w:tab/>
        <w:t xml:space="preserve">D. S. Wishart </w:t>
      </w:r>
      <w:r>
        <w:rPr>
          <w:rFonts w:eastAsia="Calibri"/>
          <w:i/>
          <w:iCs/>
        </w:rPr>
        <w:t>et al.</w:t>
      </w:r>
      <w:r>
        <w:rPr>
          <w:rFonts w:eastAsia="Calibri"/>
        </w:rPr>
        <w:t xml:space="preserve">, </w:t>
      </w:r>
      <w:r>
        <w:rPr>
          <w:rFonts w:eastAsia="Calibri"/>
          <w:i/>
          <w:iCs/>
        </w:rPr>
        <w:t>Nucleic Acids Research</w:t>
      </w:r>
      <w:r>
        <w:rPr>
          <w:rFonts w:eastAsia="Calibri"/>
        </w:rPr>
        <w:t xml:space="preserve">. </w:t>
      </w:r>
      <w:r>
        <w:rPr>
          <w:rFonts w:eastAsia="Calibri"/>
          <w:b/>
          <w:bCs/>
        </w:rPr>
        <w:t>34</w:t>
      </w:r>
      <w:r>
        <w:rPr>
          <w:rFonts w:eastAsia="Calibri"/>
        </w:rPr>
        <w:t>, D668–72 (2006).</w:t>
      </w:r>
    </w:p>
    <w:p w14:paraId="6DBDB838"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10.</w:t>
      </w:r>
      <w:r>
        <w:rPr>
          <w:rFonts w:eastAsia="Calibri"/>
        </w:rPr>
        <w:tab/>
        <w:t xml:space="preserve">V. Law </w:t>
      </w:r>
      <w:r>
        <w:rPr>
          <w:rFonts w:eastAsia="Calibri"/>
          <w:i/>
          <w:iCs/>
        </w:rPr>
        <w:t>et al.</w:t>
      </w:r>
      <w:r>
        <w:rPr>
          <w:rFonts w:eastAsia="Calibri"/>
        </w:rPr>
        <w:t xml:space="preserve">, </w:t>
      </w:r>
      <w:r>
        <w:rPr>
          <w:rFonts w:eastAsia="Calibri"/>
          <w:i/>
          <w:iCs/>
        </w:rPr>
        <w:t>Nucleic Acids Research</w:t>
      </w:r>
      <w:r>
        <w:rPr>
          <w:rFonts w:eastAsia="Calibri"/>
        </w:rPr>
        <w:t xml:space="preserve">. </w:t>
      </w:r>
      <w:r>
        <w:rPr>
          <w:rFonts w:eastAsia="Calibri"/>
          <w:b/>
          <w:bCs/>
        </w:rPr>
        <w:t>42</w:t>
      </w:r>
      <w:r>
        <w:rPr>
          <w:rFonts w:eastAsia="Calibri"/>
        </w:rPr>
        <w:t>, D1091–7 (2014).</w:t>
      </w:r>
    </w:p>
    <w:p w14:paraId="22512638"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11.</w:t>
      </w:r>
      <w:r>
        <w:rPr>
          <w:rFonts w:eastAsia="Calibri"/>
        </w:rPr>
        <w:tab/>
        <w:t xml:space="preserve">M. Whirl-Carrillo </w:t>
      </w:r>
      <w:r>
        <w:rPr>
          <w:rFonts w:eastAsia="Calibri"/>
          <w:i/>
          <w:iCs/>
        </w:rPr>
        <w:t>et al.</w:t>
      </w:r>
      <w:r>
        <w:rPr>
          <w:rFonts w:eastAsia="Calibri"/>
        </w:rPr>
        <w:t xml:space="preserve">, </w:t>
      </w:r>
      <w:r>
        <w:rPr>
          <w:rFonts w:eastAsia="Calibri"/>
          <w:i/>
          <w:iCs/>
        </w:rPr>
        <w:t>Clinical pharmacology and therapeutics</w:t>
      </w:r>
      <w:r>
        <w:rPr>
          <w:rFonts w:eastAsia="Calibri"/>
        </w:rPr>
        <w:t xml:space="preserve">. </w:t>
      </w:r>
      <w:r>
        <w:rPr>
          <w:rFonts w:eastAsia="Calibri"/>
          <w:b/>
          <w:bCs/>
        </w:rPr>
        <w:t>92</w:t>
      </w:r>
      <w:r>
        <w:rPr>
          <w:rFonts w:eastAsia="Calibri"/>
        </w:rPr>
        <w:t>, 414–417 (2012).</w:t>
      </w:r>
    </w:p>
    <w:p w14:paraId="1E33FF26"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12.</w:t>
      </w:r>
      <w:r>
        <w:rPr>
          <w:rFonts w:eastAsia="Calibri"/>
        </w:rPr>
        <w:tab/>
        <w:t xml:space="preserve">H. L. McLeod, </w:t>
      </w:r>
      <w:r>
        <w:rPr>
          <w:rFonts w:eastAsia="Calibri"/>
          <w:i/>
          <w:iCs/>
        </w:rPr>
        <w:t xml:space="preserve">Br J Clin </w:t>
      </w:r>
      <w:proofErr w:type="spellStart"/>
      <w:r>
        <w:rPr>
          <w:rFonts w:eastAsia="Calibri"/>
          <w:i/>
          <w:iCs/>
        </w:rPr>
        <w:t>Pharmacol</w:t>
      </w:r>
      <w:proofErr w:type="spellEnd"/>
      <w:r>
        <w:rPr>
          <w:rFonts w:eastAsia="Calibri"/>
        </w:rPr>
        <w:t xml:space="preserve">. </w:t>
      </w:r>
      <w:r>
        <w:rPr>
          <w:rFonts w:eastAsia="Calibri"/>
          <w:b/>
          <w:bCs/>
        </w:rPr>
        <w:t>45</w:t>
      </w:r>
      <w:r>
        <w:rPr>
          <w:rFonts w:eastAsia="Calibri"/>
        </w:rPr>
        <w:t>, 539–544 (1998).</w:t>
      </w:r>
    </w:p>
    <w:p w14:paraId="4BD00F40"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13.</w:t>
      </w:r>
      <w:r>
        <w:rPr>
          <w:rFonts w:eastAsia="Calibri"/>
        </w:rPr>
        <w:tab/>
        <w:t xml:space="preserve">N. P. </w:t>
      </w:r>
      <w:proofErr w:type="spellStart"/>
      <w:r>
        <w:rPr>
          <w:rFonts w:eastAsia="Calibri"/>
        </w:rPr>
        <w:t>Tatonetti</w:t>
      </w:r>
      <w:proofErr w:type="spellEnd"/>
      <w:r>
        <w:rPr>
          <w:rFonts w:eastAsia="Calibri"/>
        </w:rPr>
        <w:t xml:space="preserve"> </w:t>
      </w:r>
      <w:r>
        <w:rPr>
          <w:rFonts w:eastAsia="Calibri"/>
          <w:i/>
          <w:iCs/>
        </w:rPr>
        <w:t>et al.</w:t>
      </w:r>
      <w:r>
        <w:rPr>
          <w:rFonts w:eastAsia="Calibri"/>
        </w:rPr>
        <w:t xml:space="preserve">, </w:t>
      </w:r>
      <w:r>
        <w:rPr>
          <w:rFonts w:eastAsia="Calibri"/>
          <w:i/>
          <w:iCs/>
        </w:rPr>
        <w:t>Clinical pharmacology and therapeutics</w:t>
      </w:r>
      <w:r>
        <w:rPr>
          <w:rFonts w:eastAsia="Calibri"/>
        </w:rPr>
        <w:t xml:space="preserve">. </w:t>
      </w:r>
      <w:r>
        <w:rPr>
          <w:rFonts w:eastAsia="Calibri"/>
          <w:b/>
          <w:bCs/>
        </w:rPr>
        <w:t>90</w:t>
      </w:r>
      <w:r>
        <w:rPr>
          <w:rFonts w:eastAsia="Calibri"/>
        </w:rPr>
        <w:t>, 133–142 (2011).</w:t>
      </w:r>
    </w:p>
    <w:p w14:paraId="07E5D7CE"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lastRenderedPageBreak/>
        <w:t>14.</w:t>
      </w:r>
      <w:r>
        <w:rPr>
          <w:rFonts w:eastAsia="Calibri"/>
        </w:rPr>
        <w:tab/>
        <w:t xml:space="preserve">N. P. </w:t>
      </w:r>
      <w:proofErr w:type="spellStart"/>
      <w:r>
        <w:rPr>
          <w:rFonts w:eastAsia="Calibri"/>
        </w:rPr>
        <w:t>Tatonetti</w:t>
      </w:r>
      <w:proofErr w:type="spellEnd"/>
      <w:r>
        <w:rPr>
          <w:rFonts w:eastAsia="Calibri"/>
        </w:rPr>
        <w:t xml:space="preserve">, G. H. Fernald, R. B. Altman, </w:t>
      </w:r>
      <w:r>
        <w:rPr>
          <w:rFonts w:eastAsia="Calibri"/>
          <w:i/>
          <w:iCs/>
        </w:rPr>
        <w:t>J Am Med Inform Assoc</w:t>
      </w:r>
      <w:r>
        <w:rPr>
          <w:rFonts w:eastAsia="Calibri"/>
        </w:rPr>
        <w:t xml:space="preserve">. </w:t>
      </w:r>
      <w:r>
        <w:rPr>
          <w:rFonts w:eastAsia="Calibri"/>
          <w:b/>
          <w:bCs/>
        </w:rPr>
        <w:t>19</w:t>
      </w:r>
      <w:r>
        <w:rPr>
          <w:rFonts w:eastAsia="Calibri"/>
        </w:rPr>
        <w:t>, 79–85 (2012).</w:t>
      </w:r>
    </w:p>
    <w:p w14:paraId="1794AD3D"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15.</w:t>
      </w:r>
      <w:r>
        <w:rPr>
          <w:rFonts w:eastAsia="Calibri"/>
        </w:rPr>
        <w:tab/>
        <w:t xml:space="preserve">B. </w:t>
      </w:r>
      <w:proofErr w:type="spellStart"/>
      <w:r>
        <w:rPr>
          <w:rFonts w:eastAsia="Calibri"/>
        </w:rPr>
        <w:t>Ozogul</w:t>
      </w:r>
      <w:proofErr w:type="spellEnd"/>
      <w:r>
        <w:rPr>
          <w:rFonts w:eastAsia="Calibri"/>
        </w:rPr>
        <w:t xml:space="preserve"> </w:t>
      </w:r>
      <w:r>
        <w:rPr>
          <w:rFonts w:eastAsia="Calibri"/>
          <w:i/>
          <w:iCs/>
        </w:rPr>
        <w:t>et al.</w:t>
      </w:r>
      <w:r>
        <w:rPr>
          <w:rFonts w:eastAsia="Calibri"/>
        </w:rPr>
        <w:t xml:space="preserve">, </w:t>
      </w:r>
      <w:r>
        <w:rPr>
          <w:rFonts w:eastAsia="Calibri"/>
          <w:i/>
          <w:iCs/>
        </w:rPr>
        <w:t>Drug Res (</w:t>
      </w:r>
      <w:proofErr w:type="spellStart"/>
      <w:r>
        <w:rPr>
          <w:rFonts w:eastAsia="Calibri"/>
          <w:i/>
          <w:iCs/>
        </w:rPr>
        <w:t>Stuttg</w:t>
      </w:r>
      <w:proofErr w:type="spellEnd"/>
      <w:r>
        <w:rPr>
          <w:rFonts w:eastAsia="Calibri"/>
          <w:i/>
          <w:iCs/>
        </w:rPr>
        <w:t>)</w:t>
      </w:r>
      <w:r>
        <w:rPr>
          <w:rFonts w:eastAsia="Calibri"/>
        </w:rPr>
        <w:t xml:space="preserve">. </w:t>
      </w:r>
      <w:r>
        <w:rPr>
          <w:rFonts w:eastAsia="Calibri"/>
          <w:b/>
          <w:bCs/>
        </w:rPr>
        <w:t>65</w:t>
      </w:r>
      <w:r>
        <w:rPr>
          <w:rFonts w:eastAsia="Calibri"/>
        </w:rPr>
        <w:t>, 192–198 (2015).</w:t>
      </w:r>
    </w:p>
    <w:p w14:paraId="3DC6C7DD"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16.</w:t>
      </w:r>
      <w:r>
        <w:rPr>
          <w:rFonts w:eastAsia="Calibri"/>
        </w:rPr>
        <w:tab/>
        <w:t xml:space="preserve">N. P. </w:t>
      </w:r>
      <w:proofErr w:type="spellStart"/>
      <w:r>
        <w:rPr>
          <w:rFonts w:eastAsia="Calibri"/>
        </w:rPr>
        <w:t>Tatonetti</w:t>
      </w:r>
      <w:proofErr w:type="spellEnd"/>
      <w:r>
        <w:rPr>
          <w:rFonts w:eastAsia="Calibri"/>
        </w:rPr>
        <w:t xml:space="preserve">, P. P. Ye, R. </w:t>
      </w:r>
      <w:proofErr w:type="spellStart"/>
      <w:r>
        <w:rPr>
          <w:rFonts w:eastAsia="Calibri"/>
        </w:rPr>
        <w:t>Daneshjou</w:t>
      </w:r>
      <w:proofErr w:type="spellEnd"/>
      <w:r>
        <w:rPr>
          <w:rFonts w:eastAsia="Calibri"/>
        </w:rPr>
        <w:t xml:space="preserve">, R. B. Altman, </w:t>
      </w:r>
      <w:r>
        <w:rPr>
          <w:rFonts w:eastAsia="Calibri"/>
          <w:i/>
          <w:iCs/>
        </w:rPr>
        <w:t xml:space="preserve">Sci </w:t>
      </w:r>
      <w:proofErr w:type="spellStart"/>
      <w:r>
        <w:rPr>
          <w:rFonts w:eastAsia="Calibri"/>
          <w:i/>
          <w:iCs/>
        </w:rPr>
        <w:t>Transl</w:t>
      </w:r>
      <w:proofErr w:type="spellEnd"/>
      <w:r>
        <w:rPr>
          <w:rFonts w:eastAsia="Calibri"/>
          <w:i/>
          <w:iCs/>
        </w:rPr>
        <w:t xml:space="preserve"> Med</w:t>
      </w:r>
      <w:r>
        <w:rPr>
          <w:rFonts w:eastAsia="Calibri"/>
        </w:rPr>
        <w:t xml:space="preserve">. </w:t>
      </w:r>
      <w:r>
        <w:rPr>
          <w:rFonts w:eastAsia="Calibri"/>
          <w:b/>
          <w:bCs/>
        </w:rPr>
        <w:t>4</w:t>
      </w:r>
      <w:r>
        <w:rPr>
          <w:rFonts w:eastAsia="Calibri"/>
        </w:rPr>
        <w:t>, 125ra31–125ra31 (2012).</w:t>
      </w:r>
    </w:p>
    <w:p w14:paraId="0DEE46CD"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17.</w:t>
      </w:r>
      <w:r>
        <w:rPr>
          <w:rFonts w:eastAsia="Calibri"/>
        </w:rPr>
        <w:tab/>
        <w:t xml:space="preserve">E. A. Voss, Q. Ma, P. B. Ryan, </w:t>
      </w:r>
      <w:r>
        <w:rPr>
          <w:rFonts w:eastAsia="Calibri"/>
          <w:i/>
          <w:iCs/>
        </w:rPr>
        <w:t xml:space="preserve">BMC Med Res </w:t>
      </w:r>
      <w:proofErr w:type="spellStart"/>
      <w:r>
        <w:rPr>
          <w:rFonts w:eastAsia="Calibri"/>
          <w:i/>
          <w:iCs/>
        </w:rPr>
        <w:t>Methodol</w:t>
      </w:r>
      <w:proofErr w:type="spellEnd"/>
      <w:r>
        <w:rPr>
          <w:rFonts w:eastAsia="Calibri"/>
        </w:rPr>
        <w:t xml:space="preserve">. </w:t>
      </w:r>
      <w:r>
        <w:rPr>
          <w:rFonts w:eastAsia="Calibri"/>
          <w:b/>
          <w:bCs/>
        </w:rPr>
        <w:t>15</w:t>
      </w:r>
      <w:r>
        <w:rPr>
          <w:rFonts w:eastAsia="Calibri"/>
        </w:rPr>
        <w:t>, 13–10 (2015).</w:t>
      </w:r>
    </w:p>
    <w:p w14:paraId="091ECDF7"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18.</w:t>
      </w:r>
      <w:r>
        <w:rPr>
          <w:rFonts w:eastAsia="Calibri"/>
        </w:rPr>
        <w:tab/>
        <w:t xml:space="preserve">M. A. </w:t>
      </w:r>
      <w:proofErr w:type="spellStart"/>
      <w:r>
        <w:rPr>
          <w:rFonts w:eastAsia="Calibri"/>
        </w:rPr>
        <w:t>Suchard</w:t>
      </w:r>
      <w:proofErr w:type="spellEnd"/>
      <w:r>
        <w:rPr>
          <w:rFonts w:eastAsia="Calibri"/>
        </w:rPr>
        <w:t xml:space="preserve"> </w:t>
      </w:r>
      <w:r>
        <w:rPr>
          <w:rFonts w:eastAsia="Calibri"/>
          <w:i/>
          <w:iCs/>
        </w:rPr>
        <w:t>et al.</w:t>
      </w:r>
      <w:r>
        <w:rPr>
          <w:rFonts w:eastAsia="Calibri"/>
        </w:rPr>
        <w:t xml:space="preserve">, </w:t>
      </w:r>
      <w:r>
        <w:rPr>
          <w:rFonts w:eastAsia="Calibri"/>
          <w:i/>
          <w:iCs/>
        </w:rPr>
        <w:t>Lancet</w:t>
      </w:r>
      <w:r>
        <w:rPr>
          <w:rFonts w:eastAsia="Calibri"/>
        </w:rPr>
        <w:t xml:space="preserve">. </w:t>
      </w:r>
      <w:r>
        <w:rPr>
          <w:rFonts w:eastAsia="Calibri"/>
          <w:b/>
          <w:bCs/>
        </w:rPr>
        <w:t>394</w:t>
      </w:r>
      <w:r>
        <w:rPr>
          <w:rFonts w:eastAsia="Calibri"/>
        </w:rPr>
        <w:t>, 1816–1826 (2019).</w:t>
      </w:r>
    </w:p>
    <w:p w14:paraId="7DD025A3"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19.</w:t>
      </w:r>
      <w:r>
        <w:rPr>
          <w:rFonts w:eastAsia="Calibri"/>
        </w:rPr>
        <w:tab/>
        <w:t xml:space="preserve">G. </w:t>
      </w:r>
      <w:proofErr w:type="spellStart"/>
      <w:r>
        <w:rPr>
          <w:rFonts w:eastAsia="Calibri"/>
        </w:rPr>
        <w:t>Hripcsak</w:t>
      </w:r>
      <w:proofErr w:type="spellEnd"/>
      <w:r>
        <w:rPr>
          <w:rFonts w:eastAsia="Calibri"/>
        </w:rPr>
        <w:t xml:space="preserve"> </w:t>
      </w:r>
      <w:r>
        <w:rPr>
          <w:rFonts w:eastAsia="Calibri"/>
          <w:i/>
          <w:iCs/>
        </w:rPr>
        <w:t>et al.</w:t>
      </w:r>
      <w:r>
        <w:rPr>
          <w:rFonts w:eastAsia="Calibri"/>
        </w:rPr>
        <w:t xml:space="preserve">, </w:t>
      </w:r>
      <w:r>
        <w:rPr>
          <w:rFonts w:eastAsia="Calibri"/>
          <w:i/>
          <w:iCs/>
        </w:rPr>
        <w:t>JAMA Intern Med</w:t>
      </w:r>
      <w:r>
        <w:rPr>
          <w:rFonts w:eastAsia="Calibri"/>
        </w:rPr>
        <w:t xml:space="preserve">. </w:t>
      </w:r>
      <w:r>
        <w:rPr>
          <w:rFonts w:eastAsia="Calibri"/>
          <w:b/>
          <w:bCs/>
        </w:rPr>
        <w:t>180</w:t>
      </w:r>
      <w:r>
        <w:rPr>
          <w:rFonts w:eastAsia="Calibri"/>
        </w:rPr>
        <w:t>, 542–551 (2020).</w:t>
      </w:r>
    </w:p>
    <w:p w14:paraId="3540E529"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20.</w:t>
      </w:r>
      <w:r>
        <w:rPr>
          <w:rFonts w:eastAsia="Calibri"/>
        </w:rPr>
        <w:tab/>
        <w:t xml:space="preserve">J. S. </w:t>
      </w:r>
      <w:proofErr w:type="spellStart"/>
      <w:r>
        <w:rPr>
          <w:rFonts w:eastAsia="Calibri"/>
        </w:rPr>
        <w:t>Sekhon</w:t>
      </w:r>
      <w:proofErr w:type="spellEnd"/>
      <w:r>
        <w:rPr>
          <w:rFonts w:eastAsia="Calibri"/>
        </w:rPr>
        <w:t>.</w:t>
      </w:r>
    </w:p>
    <w:p w14:paraId="15A434FB" w14:textId="77777777" w:rsidR="005755A6" w:rsidRPr="005755A6" w:rsidRDefault="005755A6" w:rsidP="005755A6">
      <w:pPr>
        <w:tabs>
          <w:tab w:val="left" w:pos="960"/>
        </w:tabs>
        <w:autoSpaceDE w:val="0"/>
        <w:autoSpaceDN w:val="0"/>
        <w:adjustRightInd w:val="0"/>
        <w:spacing w:after="240"/>
        <w:ind w:left="960" w:hanging="960"/>
        <w:rPr>
          <w:rFonts w:eastAsia="Calibri"/>
          <w:i/>
          <w:iCs/>
        </w:rPr>
      </w:pPr>
      <w:r>
        <w:rPr>
          <w:rFonts w:eastAsia="Calibri"/>
        </w:rPr>
        <w:t>21.</w:t>
      </w:r>
      <w:r>
        <w:rPr>
          <w:rFonts w:eastAsia="Calibri"/>
        </w:rPr>
        <w:tab/>
        <w:t xml:space="preserve">Y. Tian, M. S. I. J. of, 2018, </w:t>
      </w:r>
      <w:r>
        <w:rPr>
          <w:rFonts w:eastAsia="Calibri"/>
          <w:i/>
          <w:iCs/>
        </w:rPr>
        <w:t>academic.oup.com</w:t>
      </w:r>
      <w:r>
        <w:rPr>
          <w:rFonts w:eastAsia="Calibri"/>
        </w:rPr>
        <w:t>.</w:t>
      </w:r>
    </w:p>
    <w:p w14:paraId="579147EA"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22.</w:t>
      </w:r>
      <w:r>
        <w:rPr>
          <w:rFonts w:eastAsia="Calibri"/>
        </w:rPr>
        <w:tab/>
        <w:t xml:space="preserve">A. </w:t>
      </w:r>
      <w:proofErr w:type="spellStart"/>
      <w:r>
        <w:rPr>
          <w:rFonts w:eastAsia="Calibri"/>
        </w:rPr>
        <w:t>Rollstin</w:t>
      </w:r>
      <w:proofErr w:type="spellEnd"/>
      <w:r>
        <w:rPr>
          <w:rFonts w:eastAsia="Calibri"/>
        </w:rPr>
        <w:t xml:space="preserve">, M. C. Carey, G. Doherty, I. Tawil, J. </w:t>
      </w:r>
      <w:proofErr w:type="spellStart"/>
      <w:r>
        <w:rPr>
          <w:rFonts w:eastAsia="Calibri"/>
        </w:rPr>
        <w:t>Marinaro</w:t>
      </w:r>
      <w:proofErr w:type="spellEnd"/>
      <w:r>
        <w:rPr>
          <w:rFonts w:eastAsia="Calibri"/>
        </w:rPr>
        <w:t xml:space="preserve">, </w:t>
      </w:r>
      <w:r>
        <w:rPr>
          <w:rFonts w:eastAsia="Calibri"/>
          <w:i/>
          <w:iCs/>
        </w:rPr>
        <w:t xml:space="preserve">Intern </w:t>
      </w:r>
      <w:proofErr w:type="spellStart"/>
      <w:r>
        <w:rPr>
          <w:rFonts w:eastAsia="Calibri"/>
          <w:i/>
          <w:iCs/>
        </w:rPr>
        <w:t>Emerg</w:t>
      </w:r>
      <w:proofErr w:type="spellEnd"/>
      <w:r>
        <w:rPr>
          <w:rFonts w:eastAsia="Calibri"/>
          <w:i/>
          <w:iCs/>
        </w:rPr>
        <w:t xml:space="preserve"> Med</w:t>
      </w:r>
      <w:r>
        <w:rPr>
          <w:rFonts w:eastAsia="Calibri"/>
        </w:rPr>
        <w:t xml:space="preserve">. </w:t>
      </w:r>
      <w:r>
        <w:rPr>
          <w:rFonts w:eastAsia="Calibri"/>
          <w:b/>
          <w:bCs/>
        </w:rPr>
        <w:t>11</w:t>
      </w:r>
      <w:r>
        <w:rPr>
          <w:rFonts w:eastAsia="Calibri"/>
        </w:rPr>
        <w:t>, 101–105 (2016).</w:t>
      </w:r>
    </w:p>
    <w:p w14:paraId="7B80C7D4"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23.</w:t>
      </w:r>
      <w:r>
        <w:rPr>
          <w:rFonts w:eastAsia="Calibri"/>
        </w:rPr>
        <w:tab/>
        <w:t xml:space="preserve">G. Ng, O. da Silva, A. Ohlsson, </w:t>
      </w:r>
      <w:r>
        <w:rPr>
          <w:rFonts w:eastAsia="Calibri"/>
          <w:i/>
          <w:iCs/>
        </w:rPr>
        <w:t>Cochrane Database Syst Rev</w:t>
      </w:r>
      <w:r>
        <w:rPr>
          <w:rFonts w:eastAsia="Calibri"/>
        </w:rPr>
        <w:t xml:space="preserve">. </w:t>
      </w:r>
      <w:r>
        <w:rPr>
          <w:rFonts w:eastAsia="Calibri"/>
          <w:b/>
          <w:bCs/>
        </w:rPr>
        <w:t>12</w:t>
      </w:r>
      <w:r>
        <w:rPr>
          <w:rFonts w:eastAsia="Calibri"/>
        </w:rPr>
        <w:t>, CD003214 (2016).</w:t>
      </w:r>
    </w:p>
    <w:p w14:paraId="167EF878"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24.</w:t>
      </w:r>
      <w:r>
        <w:rPr>
          <w:rFonts w:eastAsia="Calibri"/>
        </w:rPr>
        <w:tab/>
        <w:t xml:space="preserve">W. Y. Hung, O. Abreu </w:t>
      </w:r>
      <w:proofErr w:type="spellStart"/>
      <w:r>
        <w:rPr>
          <w:rFonts w:eastAsia="Calibri"/>
        </w:rPr>
        <w:t>Lanfranco</w:t>
      </w:r>
      <w:proofErr w:type="spellEnd"/>
      <w:r>
        <w:rPr>
          <w:rFonts w:eastAsia="Calibri"/>
        </w:rPr>
        <w:t xml:space="preserve">, </w:t>
      </w:r>
      <w:r>
        <w:rPr>
          <w:rFonts w:eastAsia="Calibri"/>
          <w:i/>
          <w:iCs/>
        </w:rPr>
        <w:t xml:space="preserve">World J </w:t>
      </w:r>
      <w:proofErr w:type="spellStart"/>
      <w:r>
        <w:rPr>
          <w:rFonts w:eastAsia="Calibri"/>
          <w:i/>
          <w:iCs/>
        </w:rPr>
        <w:t>Gastrointest</w:t>
      </w:r>
      <w:proofErr w:type="spellEnd"/>
      <w:r>
        <w:rPr>
          <w:rFonts w:eastAsia="Calibri"/>
          <w:i/>
          <w:iCs/>
        </w:rPr>
        <w:t xml:space="preserve"> </w:t>
      </w:r>
      <w:proofErr w:type="spellStart"/>
      <w:r>
        <w:rPr>
          <w:rFonts w:eastAsia="Calibri"/>
          <w:i/>
          <w:iCs/>
        </w:rPr>
        <w:t>Pathophysiol</w:t>
      </w:r>
      <w:proofErr w:type="spellEnd"/>
      <w:r>
        <w:rPr>
          <w:rFonts w:eastAsia="Calibri"/>
        </w:rPr>
        <w:t xml:space="preserve">. </w:t>
      </w:r>
      <w:r>
        <w:rPr>
          <w:rFonts w:eastAsia="Calibri"/>
          <w:b/>
          <w:bCs/>
        </w:rPr>
        <w:t>5</w:t>
      </w:r>
      <w:r>
        <w:rPr>
          <w:rFonts w:eastAsia="Calibri"/>
        </w:rPr>
        <w:t>, 405–415 (2014).</w:t>
      </w:r>
    </w:p>
    <w:p w14:paraId="200ECF2A"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25.</w:t>
      </w:r>
      <w:r>
        <w:rPr>
          <w:rFonts w:eastAsia="Calibri"/>
        </w:rPr>
        <w:tab/>
        <w:t xml:space="preserve">P. </w:t>
      </w:r>
      <w:proofErr w:type="spellStart"/>
      <w:r>
        <w:rPr>
          <w:rFonts w:eastAsia="Calibri"/>
        </w:rPr>
        <w:t>Audia</w:t>
      </w:r>
      <w:proofErr w:type="spellEnd"/>
      <w:r>
        <w:rPr>
          <w:rFonts w:eastAsia="Calibri"/>
        </w:rPr>
        <w:t xml:space="preserve">, D. A. </w:t>
      </w:r>
      <w:proofErr w:type="spellStart"/>
      <w:r>
        <w:rPr>
          <w:rFonts w:eastAsia="Calibri"/>
        </w:rPr>
        <w:t>Feinfeld</w:t>
      </w:r>
      <w:proofErr w:type="spellEnd"/>
      <w:r>
        <w:rPr>
          <w:rFonts w:eastAsia="Calibri"/>
        </w:rPr>
        <w:t xml:space="preserve">, A. Dubrow, J. F. Winchester, </w:t>
      </w:r>
      <w:r>
        <w:rPr>
          <w:rFonts w:eastAsia="Calibri"/>
          <w:i/>
          <w:iCs/>
        </w:rPr>
        <w:t xml:space="preserve">Clin </w:t>
      </w:r>
      <w:proofErr w:type="spellStart"/>
      <w:r>
        <w:rPr>
          <w:rFonts w:eastAsia="Calibri"/>
          <w:i/>
          <w:iCs/>
        </w:rPr>
        <w:t>Toxicol</w:t>
      </w:r>
      <w:proofErr w:type="spellEnd"/>
      <w:r>
        <w:rPr>
          <w:rFonts w:eastAsia="Calibri"/>
          <w:i/>
          <w:iCs/>
        </w:rPr>
        <w:t xml:space="preserve"> (Phila)</w:t>
      </w:r>
      <w:r>
        <w:rPr>
          <w:rFonts w:eastAsia="Calibri"/>
        </w:rPr>
        <w:t xml:space="preserve">. </w:t>
      </w:r>
      <w:r>
        <w:rPr>
          <w:rFonts w:eastAsia="Calibri"/>
          <w:b/>
          <w:bCs/>
        </w:rPr>
        <w:t>46</w:t>
      </w:r>
      <w:r>
        <w:rPr>
          <w:rFonts w:eastAsia="Calibri"/>
        </w:rPr>
        <w:t>, 164–166 (2008).</w:t>
      </w:r>
    </w:p>
    <w:p w14:paraId="732E413E" w14:textId="77777777" w:rsidR="005755A6" w:rsidRPr="005755A6" w:rsidRDefault="005755A6" w:rsidP="005755A6">
      <w:pPr>
        <w:tabs>
          <w:tab w:val="left" w:pos="960"/>
        </w:tabs>
        <w:autoSpaceDE w:val="0"/>
        <w:autoSpaceDN w:val="0"/>
        <w:adjustRightInd w:val="0"/>
        <w:spacing w:after="240"/>
        <w:ind w:left="960" w:hanging="960"/>
        <w:rPr>
          <w:rFonts w:eastAsia="Calibri"/>
          <w:i/>
          <w:iCs/>
        </w:rPr>
      </w:pPr>
      <w:r>
        <w:rPr>
          <w:rFonts w:eastAsia="Calibri"/>
        </w:rPr>
        <w:t>26.</w:t>
      </w:r>
      <w:r>
        <w:rPr>
          <w:rFonts w:eastAsia="Calibri"/>
        </w:rPr>
        <w:tab/>
        <w:t xml:space="preserve">E. Steinberg, K. Jung, J. A. Fries, C. C. J. O. Biomedical, 2021, </w:t>
      </w:r>
      <w:r>
        <w:rPr>
          <w:rFonts w:eastAsia="Calibri"/>
          <w:i/>
          <w:iCs/>
        </w:rPr>
        <w:t>Elsevier</w:t>
      </w:r>
      <w:r>
        <w:rPr>
          <w:rFonts w:eastAsia="Calibri"/>
        </w:rPr>
        <w:t>.</w:t>
      </w:r>
    </w:p>
    <w:p w14:paraId="5089D033"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27.</w:t>
      </w:r>
      <w:r>
        <w:rPr>
          <w:rFonts w:eastAsia="Calibri"/>
        </w:rPr>
        <w:tab/>
        <w:t xml:space="preserve">N. Geary, </w:t>
      </w:r>
      <w:r>
        <w:rPr>
          <w:rFonts w:eastAsia="Calibri"/>
          <w:i/>
          <w:iCs/>
        </w:rPr>
        <w:t xml:space="preserve">Am J </w:t>
      </w:r>
      <w:proofErr w:type="spellStart"/>
      <w:r>
        <w:rPr>
          <w:rFonts w:eastAsia="Calibri"/>
          <w:i/>
          <w:iCs/>
        </w:rPr>
        <w:t>Physiol</w:t>
      </w:r>
      <w:proofErr w:type="spellEnd"/>
      <w:r>
        <w:rPr>
          <w:rFonts w:eastAsia="Calibri"/>
          <w:i/>
          <w:iCs/>
        </w:rPr>
        <w:t xml:space="preserve"> Endocrinol </w:t>
      </w:r>
      <w:proofErr w:type="spellStart"/>
      <w:r>
        <w:rPr>
          <w:rFonts w:eastAsia="Calibri"/>
          <w:i/>
          <w:iCs/>
        </w:rPr>
        <w:t>Metab</w:t>
      </w:r>
      <w:proofErr w:type="spellEnd"/>
      <w:r>
        <w:rPr>
          <w:rFonts w:eastAsia="Calibri"/>
        </w:rPr>
        <w:t xml:space="preserve">. </w:t>
      </w:r>
      <w:r>
        <w:rPr>
          <w:rFonts w:eastAsia="Calibri"/>
          <w:b/>
          <w:bCs/>
        </w:rPr>
        <w:t>304</w:t>
      </w:r>
      <w:r>
        <w:rPr>
          <w:rFonts w:eastAsia="Calibri"/>
        </w:rPr>
        <w:t>, E237–53 (2013).</w:t>
      </w:r>
    </w:p>
    <w:p w14:paraId="520504ED"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28.</w:t>
      </w:r>
      <w:r>
        <w:rPr>
          <w:rFonts w:eastAsia="Calibri"/>
        </w:rPr>
        <w:tab/>
        <w:t xml:space="preserve">D. J. Wooten, C. T. Meyer, A. L. R. Lubbock, V. </w:t>
      </w:r>
      <w:proofErr w:type="spellStart"/>
      <w:r>
        <w:rPr>
          <w:rFonts w:eastAsia="Calibri"/>
        </w:rPr>
        <w:t>Quaranta</w:t>
      </w:r>
      <w:proofErr w:type="spellEnd"/>
      <w:r>
        <w:rPr>
          <w:rFonts w:eastAsia="Calibri"/>
        </w:rPr>
        <w:t xml:space="preserve">, C. F. Lopez, </w:t>
      </w:r>
      <w:r>
        <w:rPr>
          <w:rFonts w:eastAsia="Calibri"/>
          <w:i/>
          <w:iCs/>
        </w:rPr>
        <w:t xml:space="preserve">Nat </w:t>
      </w:r>
      <w:proofErr w:type="spellStart"/>
      <w:r>
        <w:rPr>
          <w:rFonts w:eastAsia="Calibri"/>
          <w:i/>
          <w:iCs/>
        </w:rPr>
        <w:t>Commun</w:t>
      </w:r>
      <w:proofErr w:type="spellEnd"/>
      <w:r>
        <w:rPr>
          <w:rFonts w:eastAsia="Calibri"/>
        </w:rPr>
        <w:t xml:space="preserve">. </w:t>
      </w:r>
      <w:r>
        <w:rPr>
          <w:rFonts w:eastAsia="Calibri"/>
          <w:b/>
          <w:bCs/>
        </w:rPr>
        <w:t>12</w:t>
      </w:r>
      <w:r>
        <w:rPr>
          <w:rFonts w:eastAsia="Calibri"/>
        </w:rPr>
        <w:t>, 4607–16 (2021).</w:t>
      </w:r>
    </w:p>
    <w:p w14:paraId="259ACE1E"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29.</w:t>
      </w:r>
      <w:r>
        <w:rPr>
          <w:rFonts w:eastAsia="Calibri"/>
        </w:rPr>
        <w:tab/>
        <w:t xml:space="preserve">K. Han </w:t>
      </w:r>
      <w:r>
        <w:rPr>
          <w:rFonts w:eastAsia="Calibri"/>
          <w:i/>
          <w:iCs/>
        </w:rPr>
        <w:t>et al.</w:t>
      </w:r>
      <w:r>
        <w:rPr>
          <w:rFonts w:eastAsia="Calibri"/>
        </w:rPr>
        <w:t xml:space="preserve">, </w:t>
      </w:r>
      <w:r>
        <w:rPr>
          <w:rFonts w:eastAsia="Calibri"/>
          <w:i/>
          <w:iCs/>
        </w:rPr>
        <w:t>Nature Biotechnology</w:t>
      </w:r>
      <w:r>
        <w:rPr>
          <w:rFonts w:eastAsia="Calibri"/>
        </w:rPr>
        <w:t xml:space="preserve">. </w:t>
      </w:r>
      <w:r>
        <w:rPr>
          <w:rFonts w:eastAsia="Calibri"/>
          <w:b/>
          <w:bCs/>
        </w:rPr>
        <w:t>35</w:t>
      </w:r>
      <w:r>
        <w:rPr>
          <w:rFonts w:eastAsia="Calibri"/>
        </w:rPr>
        <w:t>, 463–474 (2017).</w:t>
      </w:r>
    </w:p>
    <w:p w14:paraId="3EE21C75"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30.</w:t>
      </w:r>
      <w:r>
        <w:rPr>
          <w:rFonts w:eastAsia="Calibri"/>
        </w:rPr>
        <w:tab/>
        <w:t xml:space="preserve">M. P. Menden </w:t>
      </w:r>
      <w:r>
        <w:rPr>
          <w:rFonts w:eastAsia="Calibri"/>
          <w:i/>
          <w:iCs/>
        </w:rPr>
        <w:t>et al.</w:t>
      </w:r>
      <w:r>
        <w:rPr>
          <w:rFonts w:eastAsia="Calibri"/>
        </w:rPr>
        <w:t xml:space="preserve">, </w:t>
      </w:r>
      <w:proofErr w:type="spellStart"/>
      <w:r>
        <w:rPr>
          <w:rFonts w:eastAsia="Calibri"/>
          <w:i/>
          <w:iCs/>
        </w:rPr>
        <w:t>bioRxiv</w:t>
      </w:r>
      <w:proofErr w:type="spellEnd"/>
      <w:r>
        <w:rPr>
          <w:rFonts w:eastAsia="Calibri"/>
        </w:rPr>
        <w:t>, 200451 (2017).</w:t>
      </w:r>
    </w:p>
    <w:p w14:paraId="036A79E4" w14:textId="77777777" w:rsidR="005755A6" w:rsidRDefault="005755A6" w:rsidP="005755A6">
      <w:pPr>
        <w:tabs>
          <w:tab w:val="left" w:pos="960"/>
        </w:tabs>
        <w:autoSpaceDE w:val="0"/>
        <w:autoSpaceDN w:val="0"/>
        <w:adjustRightInd w:val="0"/>
        <w:spacing w:after="240"/>
        <w:ind w:left="960" w:hanging="960"/>
        <w:rPr>
          <w:rFonts w:eastAsia="Calibri"/>
        </w:rPr>
      </w:pPr>
      <w:r>
        <w:rPr>
          <w:rFonts w:eastAsia="Calibri"/>
        </w:rPr>
        <w:t>31.</w:t>
      </w:r>
      <w:r>
        <w:rPr>
          <w:rFonts w:eastAsia="Calibri"/>
        </w:rPr>
        <w:tab/>
      </w:r>
      <w:r>
        <w:rPr>
          <w:rFonts w:eastAsia="Calibri"/>
          <w:i/>
          <w:iCs/>
        </w:rPr>
        <w:t>Cell</w:t>
      </w:r>
      <w:r>
        <w:rPr>
          <w:rFonts w:eastAsia="Calibri"/>
        </w:rPr>
        <w:t xml:space="preserve">. </w:t>
      </w:r>
      <w:r>
        <w:rPr>
          <w:rFonts w:eastAsia="Calibri"/>
          <w:b/>
          <w:bCs/>
        </w:rPr>
        <w:t>171</w:t>
      </w:r>
      <w:r>
        <w:rPr>
          <w:rFonts w:eastAsia="Calibri"/>
        </w:rPr>
        <w:t>, 1678–1691.e13 (2017).</w:t>
      </w:r>
    </w:p>
    <w:p w14:paraId="084B3647" w14:textId="77777777" w:rsidR="00ED135E" w:rsidRPr="00616CA0" w:rsidRDefault="00ED135E" w:rsidP="00ED135E">
      <w:pPr>
        <w:pStyle w:val="Referencesandnotes"/>
        <w:ind w:left="0" w:firstLine="0"/>
      </w:pPr>
    </w:p>
    <w:p w14:paraId="73E3617C" w14:textId="2CD715CC" w:rsidR="00D73714" w:rsidRDefault="00D73714" w:rsidP="00DD225C">
      <w:pPr>
        <w:pStyle w:val="Acknowledgement"/>
        <w:ind w:left="0" w:firstLine="0"/>
      </w:pPr>
      <w:r w:rsidRPr="0064261D">
        <w:rPr>
          <w:b/>
        </w:rPr>
        <w:t>Acknowledgments:</w:t>
      </w:r>
      <w:r>
        <w:t xml:space="preserve"> </w:t>
      </w:r>
      <w:r w:rsidR="003E0912">
        <w:t xml:space="preserve">The authors would like to thank </w:t>
      </w:r>
      <w:r w:rsidR="006A31DD">
        <w:t>Graham Erwin and Emily Flynn</w:t>
      </w:r>
      <w:r w:rsidR="003E0912">
        <w:t xml:space="preserve"> for reading the manuscript </w:t>
      </w:r>
      <w:r w:rsidR="00DD225C" w:rsidRPr="00DD225C">
        <w:rPr>
          <w:b/>
        </w:rPr>
        <w:t>Funding</w:t>
      </w:r>
      <w:r w:rsidR="00DD225C" w:rsidRPr="00755125">
        <w:rPr>
          <w:b/>
        </w:rPr>
        <w:t>:</w:t>
      </w:r>
      <w:r w:rsidR="00DD225C" w:rsidRPr="00DD225C">
        <w:t xml:space="preserve"> </w:t>
      </w:r>
      <w:r w:rsidR="003E0912">
        <w:t xml:space="preserve">JLW was supported by a Sanofi </w:t>
      </w:r>
      <w:proofErr w:type="spellStart"/>
      <w:r w:rsidR="003E0912">
        <w:t>iDEA</w:t>
      </w:r>
      <w:proofErr w:type="spellEnd"/>
      <w:r w:rsidR="003E0912">
        <w:t xml:space="preserve"> Award, SPARK, and a CERSI fellowship [</w:t>
      </w:r>
      <w:r w:rsidR="003E0912" w:rsidRPr="003E0912">
        <w:rPr>
          <w:highlight w:val="yellow"/>
        </w:rPr>
        <w:t>other funding</w:t>
      </w:r>
      <w:r w:rsidR="003E0912">
        <w:t xml:space="preserve">] </w:t>
      </w:r>
      <w:r w:rsidR="00DD225C">
        <w:rPr>
          <w:b/>
        </w:rPr>
        <w:t>Author</w:t>
      </w:r>
      <w:r w:rsidR="00DD225C" w:rsidRPr="00DD225C">
        <w:rPr>
          <w:b/>
        </w:rPr>
        <w:t xml:space="preserve"> contributions</w:t>
      </w:r>
      <w:r w:rsidR="00DD225C" w:rsidRPr="00755125">
        <w:rPr>
          <w:b/>
        </w:rPr>
        <w:t>:</w:t>
      </w:r>
      <w:r w:rsidR="00DD225C" w:rsidRPr="00DD225C">
        <w:t xml:space="preserve"> </w:t>
      </w:r>
      <w:r w:rsidR="00C8041A">
        <w:t xml:space="preserve">J.L.W. </w:t>
      </w:r>
      <w:r w:rsidR="00230CC9">
        <w:t xml:space="preserve">contributed to conceptualization, developing the methodology and software, completing formal analysis, data visualization, and writing the original manuscript. </w:t>
      </w:r>
      <w:r w:rsidR="00927046">
        <w:t>E.S.</w:t>
      </w:r>
      <w:r w:rsidR="005755A6">
        <w:t xml:space="preserve"> </w:t>
      </w:r>
      <w:r w:rsidR="00927046">
        <w:t xml:space="preserve">completed formal analysis. </w:t>
      </w:r>
      <w:r w:rsidR="00230CC9">
        <w:t>R.B.A.</w:t>
      </w:r>
      <w:r w:rsidR="005755A6">
        <w:t xml:space="preserve">, </w:t>
      </w:r>
      <w:r w:rsidR="00230CC9">
        <w:t>K.G.</w:t>
      </w:r>
      <w:r w:rsidR="005755A6">
        <w:t xml:space="preserve">, and N.S. </w:t>
      </w:r>
      <w:r w:rsidR="00230CC9">
        <w:lastRenderedPageBreak/>
        <w:t xml:space="preserve">contributed to funding acquisition. </w:t>
      </w:r>
      <w:commentRangeStart w:id="4"/>
      <w:r w:rsidR="00230CC9" w:rsidRPr="00B515C1">
        <w:rPr>
          <w:highlight w:val="yellow"/>
        </w:rPr>
        <w:t>M.P. contributed to funding acquisition</w:t>
      </w:r>
      <w:commentRangeEnd w:id="4"/>
      <w:r w:rsidR="00A078D1">
        <w:rPr>
          <w:rStyle w:val="CommentReference"/>
        </w:rPr>
        <w:commentReference w:id="4"/>
      </w:r>
      <w:r w:rsidR="00230CC9">
        <w:t xml:space="preserve">. </w:t>
      </w:r>
      <w:r w:rsidR="002D2E5D">
        <w:t>J.L.W. and</w:t>
      </w:r>
      <w:r w:rsidR="00230CC9">
        <w:t xml:space="preserve"> R.R. contributed to formal analysis and data curation</w:t>
      </w:r>
      <w:r w:rsidR="00B515C1">
        <w:t>. K.G. contributed to project supervision</w:t>
      </w:r>
      <w:commentRangeStart w:id="5"/>
      <w:r w:rsidR="00B515C1">
        <w:t xml:space="preserve">. </w:t>
      </w:r>
      <w:r w:rsidR="00B515C1" w:rsidRPr="009E1E73">
        <w:rPr>
          <w:highlight w:val="yellow"/>
        </w:rPr>
        <w:t>J.L.W.,</w:t>
      </w:r>
      <w:r w:rsidR="005755A6">
        <w:rPr>
          <w:highlight w:val="yellow"/>
        </w:rPr>
        <w:t xml:space="preserve"> E.S.,</w:t>
      </w:r>
      <w:r w:rsidR="00B515C1" w:rsidRPr="009E1E73">
        <w:rPr>
          <w:highlight w:val="yellow"/>
        </w:rPr>
        <w:t xml:space="preserve"> R.R., O.A., </w:t>
      </w:r>
      <w:r w:rsidR="009E1E73" w:rsidRPr="009E1E73">
        <w:rPr>
          <w:highlight w:val="yellow"/>
        </w:rPr>
        <w:t xml:space="preserve">J.S., </w:t>
      </w:r>
      <w:r w:rsidR="00B515C1" w:rsidRPr="009E1E73">
        <w:rPr>
          <w:highlight w:val="yellow"/>
        </w:rPr>
        <w:t>M.P., R.B.A., N.S., and K.G</w:t>
      </w:r>
      <w:r w:rsidR="00B515C1">
        <w:t xml:space="preserve">. </w:t>
      </w:r>
      <w:commentRangeEnd w:id="5"/>
      <w:r w:rsidR="001C01B8">
        <w:rPr>
          <w:rStyle w:val="CommentReference"/>
        </w:rPr>
        <w:commentReference w:id="5"/>
      </w:r>
      <w:r w:rsidR="00B515C1">
        <w:t xml:space="preserve">contributed to writing, review, and final editing. </w:t>
      </w:r>
      <w:r w:rsidR="00DD225C" w:rsidRPr="00DD225C">
        <w:rPr>
          <w:b/>
        </w:rPr>
        <w:t>Competing interests</w:t>
      </w:r>
      <w:r w:rsidR="00DD225C" w:rsidRPr="00755125">
        <w:rPr>
          <w:b/>
        </w:rPr>
        <w:t>:</w:t>
      </w:r>
      <w:r w:rsidR="00DD225C" w:rsidRPr="00DD225C">
        <w:t xml:space="preserve"> </w:t>
      </w:r>
      <w:r w:rsidR="008D414E">
        <w:t xml:space="preserve"> RBA is a founder and stockholder in </w:t>
      </w:r>
      <w:proofErr w:type="spellStart"/>
      <w:r w:rsidR="008D414E">
        <w:t>Personalis</w:t>
      </w:r>
      <w:proofErr w:type="spellEnd"/>
      <w:r w:rsidR="008D414E">
        <w:t>, and a stockholder in 23andMe; he declares no conflicts of interest.</w:t>
      </w:r>
      <w:r w:rsidR="00DD225C" w:rsidRPr="00DD225C">
        <w:t xml:space="preserve"> </w:t>
      </w:r>
      <w:r w:rsidR="00DD225C" w:rsidRPr="00DD225C">
        <w:rPr>
          <w:b/>
        </w:rPr>
        <w:t>Data and materials availability</w:t>
      </w:r>
      <w:r w:rsidR="00DD225C" w:rsidRPr="00755125">
        <w:rPr>
          <w:b/>
        </w:rPr>
        <w:t>:</w:t>
      </w:r>
      <w:r w:rsidR="00DD225C" w:rsidRPr="00DD225C">
        <w:t xml:space="preserve"> </w:t>
      </w:r>
      <w:r w:rsidR="008D414E">
        <w:t xml:space="preserve">All data and code for the </w:t>
      </w:r>
      <w:r w:rsidR="002D2E5D">
        <w:t xml:space="preserve">network </w:t>
      </w:r>
      <w:r w:rsidR="008D414E">
        <w:t>analysis are made available via GitHub and through supplementary files</w:t>
      </w:r>
      <w:r w:rsidR="006A31DD">
        <w:t xml:space="preserve"> (</w:t>
      </w:r>
      <w:r w:rsidR="006A31DD" w:rsidRPr="006A31DD">
        <w:t>https://github.com/jenwilson521/Designated-Medical-Event-Pathways</w:t>
      </w:r>
      <w:r w:rsidR="006A31DD">
        <w:t>)</w:t>
      </w:r>
      <w:r w:rsidR="008D414E">
        <w:t xml:space="preserve">. The code for the observational study is made available through </w:t>
      </w:r>
      <w:proofErr w:type="spellStart"/>
      <w:r w:rsidR="008D414E">
        <w:t>Github</w:t>
      </w:r>
      <w:proofErr w:type="spellEnd"/>
      <w:r w:rsidR="008D414E">
        <w:t xml:space="preserve"> and was written using best practices from the Observational Health Data Sciences and Informatics (OHDSI) consortium</w:t>
      </w:r>
      <w:r w:rsidR="00C8041A">
        <w:t xml:space="preserve"> and uses parameterized SQL and R code that can be adapted to other </w:t>
      </w:r>
      <w:r w:rsidR="002D2E5D">
        <w:t>PostgreSQL</w:t>
      </w:r>
      <w:r w:rsidR="00C8041A">
        <w:t xml:space="preserve"> databases in the Common Data Model (CDM) version 5</w:t>
      </w:r>
      <w:r w:rsidR="008D414E">
        <w:t>.</w:t>
      </w:r>
      <w:r w:rsidR="006A31DD">
        <w:t xml:space="preserve"> No patient data or server information is provided in this code.</w:t>
      </w:r>
    </w:p>
    <w:p w14:paraId="751FC283" w14:textId="77777777" w:rsidR="00F26AF7" w:rsidRDefault="00F26AF7" w:rsidP="00F26AF7">
      <w:pPr>
        <w:pStyle w:val="SOMHead"/>
      </w:pPr>
      <w:r>
        <w:t>Supplementary Materials:</w:t>
      </w:r>
    </w:p>
    <w:p w14:paraId="5E760E27" w14:textId="77777777" w:rsidR="00F26AF7" w:rsidRDefault="00F26AF7" w:rsidP="00F26AF7">
      <w:pPr>
        <w:pStyle w:val="SOMContent"/>
      </w:pPr>
      <w:r>
        <w:t>Materials and Methods</w:t>
      </w:r>
    </w:p>
    <w:p w14:paraId="7209E407" w14:textId="584F6319" w:rsidR="00F26AF7" w:rsidRDefault="00F26AF7" w:rsidP="00F26AF7">
      <w:pPr>
        <w:pStyle w:val="SOMContent"/>
      </w:pPr>
      <w:r>
        <w:t>Figures S1-S</w:t>
      </w:r>
      <w:r w:rsidR="00DE1B44">
        <w:t>3</w:t>
      </w:r>
    </w:p>
    <w:p w14:paraId="007DD609" w14:textId="7A6845C2" w:rsidR="00F26AF7" w:rsidRDefault="00F26AF7" w:rsidP="00F26AF7">
      <w:pPr>
        <w:pStyle w:val="SOMContent"/>
      </w:pPr>
      <w:r w:rsidRPr="00DE1B44">
        <w:t>Tables S1-S</w:t>
      </w:r>
      <w:r w:rsidR="00DE1B44" w:rsidRPr="00DE1B44">
        <w:t>6</w:t>
      </w:r>
    </w:p>
    <w:p w14:paraId="2ED29879" w14:textId="2C1F7366" w:rsidR="00C81956" w:rsidRDefault="00C81956" w:rsidP="00F26AF7">
      <w:pPr>
        <w:pStyle w:val="SOMContent"/>
        <w:rPr>
          <w:rStyle w:val="Hyperlink"/>
          <w:iCs/>
        </w:rPr>
      </w:pPr>
      <w:r>
        <w:t xml:space="preserve">Code, data, supplemental methods: </w:t>
      </w:r>
      <w:hyperlink r:id="rId18" w:history="1">
        <w:r w:rsidRPr="00BC1D61">
          <w:rPr>
            <w:rStyle w:val="Hyperlink"/>
            <w:iCs/>
          </w:rPr>
          <w:t>https://github.com/jenwilson521/Designated-Medical-Event-Pathways</w:t>
        </w:r>
      </w:hyperlink>
    </w:p>
    <w:p w14:paraId="59C80206" w14:textId="1AFF7C9E" w:rsidR="00F26AF7" w:rsidRDefault="00F26AF7" w:rsidP="00F26AF7">
      <w:pPr>
        <w:pStyle w:val="SOMContent"/>
      </w:pPr>
      <w:r w:rsidRPr="007A6AAC">
        <w:t>References (</w:t>
      </w:r>
      <w:r w:rsidR="00642C45" w:rsidRPr="007A6AAC">
        <w:rPr>
          <w:i/>
        </w:rPr>
        <w:t>1-7</w:t>
      </w:r>
      <w:r w:rsidRPr="007A6AAC">
        <w:t>)</w:t>
      </w:r>
    </w:p>
    <w:p w14:paraId="4BEF9AD2" w14:textId="77777777" w:rsidR="00C8041A" w:rsidRDefault="00C8041A">
      <w:pPr>
        <w:rPr>
          <w:b/>
          <w:kern w:val="28"/>
        </w:rPr>
      </w:pPr>
      <w:r>
        <w:rPr>
          <w:b/>
        </w:rPr>
        <w:br w:type="page"/>
      </w:r>
    </w:p>
    <w:p w14:paraId="5CD7027A" w14:textId="671FC669" w:rsidR="004A2506" w:rsidRDefault="00B42889" w:rsidP="00E07714">
      <w:pPr>
        <w:pStyle w:val="Legend"/>
        <w:jc w:val="center"/>
        <w:rPr>
          <w:b/>
        </w:rPr>
      </w:pPr>
      <w:r>
        <w:rPr>
          <w:b/>
          <w:noProof/>
        </w:rPr>
        <w:lastRenderedPageBreak/>
        <w:drawing>
          <wp:inline distT="0" distB="0" distL="0" distR="0" wp14:anchorId="490BA255" wp14:editId="0C718BAB">
            <wp:extent cx="3276600" cy="2209800"/>
            <wp:effectExtent l="0" t="0" r="0" b="0"/>
            <wp:docPr id="2" name="Picture 2"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hape&#10;&#10;Description automatically generated"/>
                    <pic:cNvPicPr/>
                  </pic:nvPicPr>
                  <pic:blipFill>
                    <a:blip r:embed="rId19"/>
                    <a:stretch>
                      <a:fillRect/>
                    </a:stretch>
                  </pic:blipFill>
                  <pic:spPr>
                    <a:xfrm>
                      <a:off x="0" y="0"/>
                      <a:ext cx="3276600" cy="2209800"/>
                    </a:xfrm>
                    <a:prstGeom prst="rect">
                      <a:avLst/>
                    </a:prstGeom>
                  </pic:spPr>
                </pic:pic>
              </a:graphicData>
            </a:graphic>
          </wp:inline>
        </w:drawing>
      </w:r>
    </w:p>
    <w:p w14:paraId="6DA2053D" w14:textId="248947B0" w:rsidR="004A2506" w:rsidRDefault="004A2506" w:rsidP="001A6DA5">
      <w:pPr>
        <w:pStyle w:val="Legend"/>
        <w:keepNext w:val="0"/>
        <w:rPr>
          <w:b/>
        </w:rPr>
      </w:pPr>
      <w:r w:rsidRPr="007443BB">
        <w:rPr>
          <w:b/>
        </w:rPr>
        <w:t xml:space="preserve">Fig. </w:t>
      </w:r>
      <w:r>
        <w:rPr>
          <w:b/>
        </w:rPr>
        <w:t>1</w:t>
      </w:r>
      <w:r w:rsidRPr="00755125">
        <w:rPr>
          <w:b/>
        </w:rPr>
        <w:t>.</w:t>
      </w:r>
      <w:r>
        <w:t xml:space="preserve"> </w:t>
      </w:r>
      <w:r w:rsidR="00B42889" w:rsidRPr="00485627">
        <w:rPr>
          <w:b/>
          <w:bCs/>
        </w:rPr>
        <w:t>Network vs. shared protein mechanism</w:t>
      </w:r>
      <w:r w:rsidR="00B42889">
        <w:t xml:space="preserve">. In a shared protein mechanism, two drugs share a protein </w:t>
      </w:r>
      <w:proofErr w:type="gramStart"/>
      <w:r w:rsidR="00B42889">
        <w:t>target</w:t>
      </w:r>
      <w:proofErr w:type="gramEnd"/>
      <w:r w:rsidR="00B42889">
        <w:t xml:space="preserve"> and this competition causes an adverse outcome. In a network protein mechanism, protein-protein interactions connect drugs’ target proteins. A DDI is caused when a second drug targets a protein downstream of the original drug.</w:t>
      </w:r>
      <w:r w:rsidR="008747EA">
        <w:t xml:space="preserve"> </w:t>
      </w:r>
    </w:p>
    <w:p w14:paraId="674CF85C" w14:textId="49E698BE" w:rsidR="00726833" w:rsidRDefault="007E2E82" w:rsidP="00D73714">
      <w:pPr>
        <w:pStyle w:val="Legend"/>
        <w:rPr>
          <w:b/>
        </w:rPr>
      </w:pPr>
      <w:r>
        <w:rPr>
          <w:b/>
          <w:noProof/>
        </w:rPr>
        <w:drawing>
          <wp:inline distT="0" distB="0" distL="0" distR="0" wp14:anchorId="2E7E8BC3" wp14:editId="12DD5C5A">
            <wp:extent cx="5943600" cy="418338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5943600" cy="4183380"/>
                    </a:xfrm>
                    <a:prstGeom prst="rect">
                      <a:avLst/>
                    </a:prstGeom>
                  </pic:spPr>
                </pic:pic>
              </a:graphicData>
            </a:graphic>
          </wp:inline>
        </w:drawing>
      </w:r>
    </w:p>
    <w:p w14:paraId="47D0B308" w14:textId="461CA948" w:rsidR="00726833" w:rsidRDefault="00D73714" w:rsidP="001A6DA5">
      <w:r w:rsidRPr="007443BB">
        <w:rPr>
          <w:b/>
        </w:rPr>
        <w:t xml:space="preserve">Fig. </w:t>
      </w:r>
      <w:r w:rsidR="004A2506">
        <w:rPr>
          <w:b/>
        </w:rPr>
        <w:t>2</w:t>
      </w:r>
      <w:r w:rsidRPr="00755125">
        <w:rPr>
          <w:b/>
        </w:rPr>
        <w:t>.</w:t>
      </w:r>
      <w:r>
        <w:t xml:space="preserve"> </w:t>
      </w:r>
      <w:r w:rsidR="00726833" w:rsidRPr="001B346E">
        <w:rPr>
          <w:b/>
          <w:bCs/>
        </w:rPr>
        <w:t>Project workflow use</w:t>
      </w:r>
      <w:r w:rsidR="00816CBC">
        <w:rPr>
          <w:b/>
          <w:bCs/>
        </w:rPr>
        <w:t>d</w:t>
      </w:r>
      <w:r w:rsidR="00726833" w:rsidRPr="001B346E">
        <w:rPr>
          <w:b/>
          <w:bCs/>
        </w:rPr>
        <w:t xml:space="preserve"> pathway modeling and electronic health record</w:t>
      </w:r>
      <w:r w:rsidR="00816CBC">
        <w:rPr>
          <w:b/>
          <w:bCs/>
        </w:rPr>
        <w:t xml:space="preserve"> analysis</w:t>
      </w:r>
      <w:r w:rsidR="00726833" w:rsidRPr="001B346E">
        <w:rPr>
          <w:b/>
          <w:bCs/>
        </w:rPr>
        <w:t xml:space="preserve"> to assess </w:t>
      </w:r>
      <w:r w:rsidR="00C32493">
        <w:rPr>
          <w:b/>
          <w:bCs/>
        </w:rPr>
        <w:t>DDIs predicted by network class</w:t>
      </w:r>
      <w:r w:rsidR="009A2C73">
        <w:t xml:space="preserve">. </w:t>
      </w:r>
      <w:r w:rsidR="001B346E">
        <w:t>(</w:t>
      </w:r>
      <w:r w:rsidR="001B346E">
        <w:rPr>
          <w:b/>
          <w:bCs/>
        </w:rPr>
        <w:t>A</w:t>
      </w:r>
      <w:r w:rsidR="001B346E">
        <w:t xml:space="preserve">) </w:t>
      </w:r>
      <w:r w:rsidR="00C32493">
        <w:t>Starting with drug-AR relationships from drug labels, we used PPI modeling and network classification to predict DDIs</w:t>
      </w:r>
      <w:r w:rsidR="00816CBC">
        <w:t xml:space="preserve"> (workflow demonstrated for ARPs)</w:t>
      </w:r>
      <w:r w:rsidR="00C32493">
        <w:t xml:space="preserve">. We filtered </w:t>
      </w:r>
      <w:r w:rsidR="00B66180">
        <w:t>predicted</w:t>
      </w:r>
      <w:r w:rsidR="00C32493">
        <w:t xml:space="preserve"> DDIs using TWOSIDES for further validation. </w:t>
      </w:r>
      <w:r w:rsidR="001B346E">
        <w:lastRenderedPageBreak/>
        <w:t>(</w:t>
      </w:r>
      <w:r w:rsidR="001B346E">
        <w:rPr>
          <w:b/>
          <w:bCs/>
        </w:rPr>
        <w:t>B</w:t>
      </w:r>
      <w:r w:rsidR="001B346E">
        <w:t xml:space="preserve">) </w:t>
      </w:r>
      <w:r w:rsidR="00C32493">
        <w:t xml:space="preserve">The starting drug-AR dataset comprised 1970 drugs </w:t>
      </w:r>
      <w:proofErr w:type="spellStart"/>
      <w:r w:rsidR="00C32493">
        <w:t>associed</w:t>
      </w:r>
      <w:proofErr w:type="spellEnd"/>
      <w:r w:rsidR="00C32493">
        <w:t xml:space="preserve"> with 34 different adverse reactions (ARs). For the 970 drugs with targets connected to our interactome, we constructed networks and looked for downstream associations to ARs. We used downstream </w:t>
      </w:r>
      <w:r w:rsidR="00D241EF">
        <w:t>AR-</w:t>
      </w:r>
      <w:proofErr w:type="spellStart"/>
      <w:r w:rsidR="00D241EF">
        <w:t>associatied</w:t>
      </w:r>
      <w:proofErr w:type="spellEnd"/>
      <w:r w:rsidR="00D241EF">
        <w:t xml:space="preserve"> </w:t>
      </w:r>
      <w:r w:rsidR="00C32493">
        <w:t>proteins</w:t>
      </w:r>
      <w:r w:rsidR="00D241EF">
        <w:t xml:space="preserve"> (ARPs)</w:t>
      </w:r>
      <w:r w:rsidR="00C32493">
        <w:t xml:space="preserve"> to define network classes and predicted DDIs where non-AR drugs targeted downstream proteins. </w:t>
      </w:r>
      <w:r w:rsidR="00C93488">
        <w:t>The figure depicts a hypothetical “GENE A” class based on the downstream protein, “A”.</w:t>
      </w:r>
      <w:r w:rsidR="001B346E">
        <w:t xml:space="preserve"> </w:t>
      </w:r>
      <w:r w:rsidR="00230787">
        <w:t>(</w:t>
      </w:r>
      <w:r w:rsidR="00230787">
        <w:rPr>
          <w:b/>
          <w:bCs/>
        </w:rPr>
        <w:t>C</w:t>
      </w:r>
      <w:r w:rsidR="00230787">
        <w:t xml:space="preserve">) </w:t>
      </w:r>
      <w:r w:rsidR="00C32493">
        <w:t>We validated predicted DDIs by measuring hazard ratios between “network” and “non-network” classes with (top row) and without (bottom row) the predicted combination drug and take the ratio of HRs to estimate the DDI effect.</w:t>
      </w:r>
      <w:r w:rsidR="00C93488">
        <w:t xml:space="preserve"> Hypothetical example shown to depict experimental set-up.</w:t>
      </w:r>
    </w:p>
    <w:p w14:paraId="5F0BDA4F" w14:textId="69B0E5EE" w:rsidR="00DC0B91" w:rsidRDefault="00DC0B91" w:rsidP="00D73714">
      <w:pPr>
        <w:pStyle w:val="Legend"/>
      </w:pPr>
    </w:p>
    <w:p w14:paraId="43AE8119" w14:textId="5B62FB9E" w:rsidR="00E257ED" w:rsidRDefault="00601C01" w:rsidP="00D73714">
      <w:pPr>
        <w:pStyle w:val="Legend"/>
      </w:pPr>
      <w:commentRangeStart w:id="6"/>
      <w:r>
        <w:rPr>
          <w:b/>
          <w:bCs/>
          <w:noProof/>
        </w:rPr>
        <w:drawing>
          <wp:inline distT="0" distB="0" distL="0" distR="0" wp14:anchorId="44288A30" wp14:editId="3945C11F">
            <wp:extent cx="5943600" cy="34086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5943600" cy="3408680"/>
                    </a:xfrm>
                    <a:prstGeom prst="rect">
                      <a:avLst/>
                    </a:prstGeom>
                  </pic:spPr>
                </pic:pic>
              </a:graphicData>
            </a:graphic>
          </wp:inline>
        </w:drawing>
      </w:r>
      <w:commentRangeEnd w:id="6"/>
      <w:r w:rsidR="00F70B41">
        <w:rPr>
          <w:rStyle w:val="CommentReference"/>
          <w:kern w:val="0"/>
        </w:rPr>
        <w:commentReference w:id="6"/>
      </w:r>
      <w:r w:rsidR="00E02FEF" w:rsidRPr="00E02FEF">
        <w:rPr>
          <w:b/>
          <w:bCs/>
        </w:rPr>
        <w:t xml:space="preserve"> </w:t>
      </w:r>
      <w:r w:rsidR="00E02FEF">
        <w:rPr>
          <w:b/>
          <w:bCs/>
        </w:rPr>
        <w:t xml:space="preserve">Fig. 3. Drug networks have common target and downstream proteins across and within ARs. </w:t>
      </w:r>
      <w:r w:rsidR="00E257ED">
        <w:t>(</w:t>
      </w:r>
      <w:r w:rsidR="00E257ED">
        <w:rPr>
          <w:b/>
          <w:bCs/>
        </w:rPr>
        <w:t>A</w:t>
      </w:r>
      <w:r w:rsidR="00E257ED">
        <w:t xml:space="preserve">) </w:t>
      </w:r>
      <w:r w:rsidR="00E02FEF">
        <w:t>The most common target (red) and downstream (grey) proteins (rows) for all drug networks associated with</w:t>
      </w:r>
      <w:r w:rsidR="00E257ED">
        <w:t xml:space="preserve"> 24 </w:t>
      </w:r>
      <w:r w:rsidR="00467130">
        <w:t>ARs</w:t>
      </w:r>
      <w:r w:rsidR="00E02FEF">
        <w:t xml:space="preserve"> (columns)</w:t>
      </w:r>
      <w:r w:rsidR="00E257ED">
        <w:t>.</w:t>
      </w:r>
      <w:r w:rsidR="003171FC">
        <w:t xml:space="preserve"> Protein count indicates in how many drug networks</w:t>
      </w:r>
      <w:r w:rsidR="00E257ED">
        <w:t xml:space="preserve"> </w:t>
      </w:r>
      <w:r w:rsidR="003171FC">
        <w:lastRenderedPageBreak/>
        <w:t xml:space="preserve">the protein appears </w:t>
      </w:r>
      <w:r w:rsidR="00E775E1">
        <w:t>(</w:t>
      </w:r>
      <w:r w:rsidR="00E775E1">
        <w:rPr>
          <w:b/>
          <w:bCs/>
        </w:rPr>
        <w:t>B</w:t>
      </w:r>
      <w:r w:rsidR="00E775E1">
        <w:t xml:space="preserve">) </w:t>
      </w:r>
      <w:r w:rsidR="006443BE">
        <w:t>Target (red) and downstream (grey) proteins</w:t>
      </w:r>
      <w:r w:rsidR="000D1C91">
        <w:t xml:space="preserve"> (columns)</w:t>
      </w:r>
      <w:r w:rsidR="006443BE">
        <w:t xml:space="preserve"> for all sepsis-associated drug</w:t>
      </w:r>
      <w:r w:rsidR="000D1C91">
        <w:t>s networks (rows)</w:t>
      </w:r>
      <w:r w:rsidR="006443BE">
        <w:t>.</w:t>
      </w:r>
    </w:p>
    <w:p w14:paraId="501A0B4C" w14:textId="77777777" w:rsidR="0086765A" w:rsidRDefault="0086765A" w:rsidP="00D73714">
      <w:pPr>
        <w:pStyle w:val="Legend"/>
      </w:pPr>
    </w:p>
    <w:tbl>
      <w:tblPr>
        <w:tblW w:w="9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377"/>
        <w:gridCol w:w="2038"/>
        <w:gridCol w:w="1917"/>
        <w:gridCol w:w="2673"/>
        <w:gridCol w:w="1817"/>
      </w:tblGrid>
      <w:tr w:rsidR="0086765A" w:rsidRPr="0086765A" w14:paraId="74BCC609" w14:textId="77777777" w:rsidTr="0086765A">
        <w:trPr>
          <w:trHeight w:val="430"/>
        </w:trPr>
        <w:tc>
          <w:tcPr>
            <w:tcW w:w="1377" w:type="dxa"/>
            <w:shd w:val="clear" w:color="auto" w:fill="auto"/>
            <w:tcMar>
              <w:top w:w="15" w:type="dxa"/>
              <w:left w:w="15" w:type="dxa"/>
              <w:bottom w:w="0" w:type="dxa"/>
              <w:right w:w="15" w:type="dxa"/>
            </w:tcMar>
            <w:vAlign w:val="center"/>
            <w:hideMark/>
          </w:tcPr>
          <w:p w14:paraId="1EE7B846" w14:textId="1BAD661D" w:rsidR="0086765A" w:rsidRPr="0086765A" w:rsidRDefault="0086765A" w:rsidP="0086765A">
            <w:pPr>
              <w:pStyle w:val="Legend"/>
              <w:adjustRightInd w:val="0"/>
              <w:spacing w:before="0"/>
              <w:jc w:val="center"/>
              <w:rPr>
                <w:sz w:val="22"/>
                <w:szCs w:val="22"/>
              </w:rPr>
            </w:pPr>
            <w:r>
              <w:rPr>
                <w:b/>
                <w:bCs/>
                <w:sz w:val="22"/>
                <w:szCs w:val="22"/>
              </w:rPr>
              <w:t>Combo drug</w:t>
            </w:r>
          </w:p>
        </w:tc>
        <w:tc>
          <w:tcPr>
            <w:tcW w:w="2038" w:type="dxa"/>
            <w:shd w:val="clear" w:color="auto" w:fill="auto"/>
            <w:tcMar>
              <w:top w:w="15" w:type="dxa"/>
              <w:left w:w="15" w:type="dxa"/>
              <w:bottom w:w="0" w:type="dxa"/>
              <w:right w:w="15" w:type="dxa"/>
            </w:tcMar>
            <w:vAlign w:val="center"/>
            <w:hideMark/>
          </w:tcPr>
          <w:p w14:paraId="3A9506A9" w14:textId="24683020" w:rsidR="0086765A" w:rsidRPr="0086765A" w:rsidRDefault="0086765A" w:rsidP="0086765A">
            <w:pPr>
              <w:pStyle w:val="Legend"/>
              <w:adjustRightInd w:val="0"/>
              <w:spacing w:before="0"/>
              <w:jc w:val="center"/>
              <w:rPr>
                <w:sz w:val="22"/>
                <w:szCs w:val="22"/>
              </w:rPr>
            </w:pPr>
            <w:r>
              <w:rPr>
                <w:b/>
                <w:bCs/>
                <w:sz w:val="22"/>
                <w:szCs w:val="22"/>
              </w:rPr>
              <w:t>DME-associated drug</w:t>
            </w:r>
          </w:p>
        </w:tc>
        <w:tc>
          <w:tcPr>
            <w:tcW w:w="1917" w:type="dxa"/>
            <w:shd w:val="clear" w:color="auto" w:fill="auto"/>
            <w:tcMar>
              <w:top w:w="15" w:type="dxa"/>
              <w:left w:w="15" w:type="dxa"/>
              <w:bottom w:w="0" w:type="dxa"/>
              <w:right w:w="15" w:type="dxa"/>
            </w:tcMar>
            <w:vAlign w:val="center"/>
            <w:hideMark/>
          </w:tcPr>
          <w:p w14:paraId="022D41D6" w14:textId="77777777" w:rsidR="0086765A" w:rsidRPr="0086765A" w:rsidRDefault="0086765A" w:rsidP="0086765A">
            <w:pPr>
              <w:pStyle w:val="Legend"/>
              <w:adjustRightInd w:val="0"/>
              <w:spacing w:before="0"/>
              <w:jc w:val="center"/>
              <w:rPr>
                <w:sz w:val="22"/>
                <w:szCs w:val="22"/>
              </w:rPr>
            </w:pPr>
            <w:r w:rsidRPr="0086765A">
              <w:rPr>
                <w:b/>
                <w:bCs/>
                <w:sz w:val="22"/>
                <w:szCs w:val="22"/>
              </w:rPr>
              <w:t xml:space="preserve">Adverse event </w:t>
            </w:r>
            <w:r w:rsidRPr="0086765A">
              <w:rPr>
                <w:b/>
                <w:bCs/>
                <w:sz w:val="22"/>
                <w:szCs w:val="22"/>
              </w:rPr>
              <w:br/>
              <w:t>search term</w:t>
            </w:r>
          </w:p>
        </w:tc>
        <w:tc>
          <w:tcPr>
            <w:tcW w:w="2673" w:type="dxa"/>
            <w:shd w:val="clear" w:color="auto" w:fill="auto"/>
            <w:tcMar>
              <w:top w:w="15" w:type="dxa"/>
              <w:left w:w="15" w:type="dxa"/>
              <w:bottom w:w="0" w:type="dxa"/>
              <w:right w:w="15" w:type="dxa"/>
            </w:tcMar>
            <w:vAlign w:val="center"/>
            <w:hideMark/>
          </w:tcPr>
          <w:p w14:paraId="1D436A50" w14:textId="77777777" w:rsidR="0086765A" w:rsidRPr="0086765A" w:rsidRDefault="0086765A" w:rsidP="0086765A">
            <w:pPr>
              <w:pStyle w:val="Legend"/>
              <w:adjustRightInd w:val="0"/>
              <w:spacing w:before="0"/>
              <w:jc w:val="center"/>
              <w:rPr>
                <w:sz w:val="22"/>
                <w:szCs w:val="22"/>
              </w:rPr>
            </w:pPr>
            <w:r w:rsidRPr="0086765A">
              <w:rPr>
                <w:b/>
                <w:bCs/>
                <w:sz w:val="22"/>
                <w:szCs w:val="22"/>
              </w:rPr>
              <w:t xml:space="preserve">TWOSIDES </w:t>
            </w:r>
            <w:r w:rsidRPr="0086765A">
              <w:rPr>
                <w:b/>
                <w:bCs/>
                <w:sz w:val="22"/>
                <w:szCs w:val="22"/>
              </w:rPr>
              <w:br/>
              <w:t>condition name</w:t>
            </w:r>
          </w:p>
        </w:tc>
        <w:tc>
          <w:tcPr>
            <w:tcW w:w="1817" w:type="dxa"/>
            <w:shd w:val="clear" w:color="auto" w:fill="auto"/>
            <w:tcMar>
              <w:top w:w="15" w:type="dxa"/>
              <w:left w:w="15" w:type="dxa"/>
              <w:bottom w:w="0" w:type="dxa"/>
              <w:right w:w="15" w:type="dxa"/>
            </w:tcMar>
            <w:vAlign w:val="center"/>
            <w:hideMark/>
          </w:tcPr>
          <w:p w14:paraId="3E52420D" w14:textId="77777777" w:rsidR="0086765A" w:rsidRPr="0086765A" w:rsidRDefault="0086765A" w:rsidP="0086765A">
            <w:pPr>
              <w:pStyle w:val="Legend"/>
              <w:adjustRightInd w:val="0"/>
              <w:spacing w:before="0"/>
              <w:jc w:val="center"/>
              <w:rPr>
                <w:sz w:val="22"/>
                <w:szCs w:val="22"/>
              </w:rPr>
            </w:pPr>
            <w:r w:rsidRPr="0086765A">
              <w:rPr>
                <w:b/>
                <w:bCs/>
                <w:sz w:val="22"/>
                <w:szCs w:val="22"/>
              </w:rPr>
              <w:t>PRR</w:t>
            </w:r>
          </w:p>
        </w:tc>
      </w:tr>
      <w:tr w:rsidR="0086765A" w:rsidRPr="0086765A" w14:paraId="0577029A" w14:textId="77777777" w:rsidTr="0086765A">
        <w:trPr>
          <w:trHeight w:val="430"/>
        </w:trPr>
        <w:tc>
          <w:tcPr>
            <w:tcW w:w="1377" w:type="dxa"/>
            <w:vMerge w:val="restart"/>
            <w:shd w:val="clear" w:color="auto" w:fill="auto"/>
            <w:tcMar>
              <w:top w:w="15" w:type="dxa"/>
              <w:left w:w="15" w:type="dxa"/>
              <w:bottom w:w="0" w:type="dxa"/>
              <w:right w:w="15" w:type="dxa"/>
            </w:tcMar>
            <w:vAlign w:val="center"/>
            <w:hideMark/>
          </w:tcPr>
          <w:p w14:paraId="090634E5" w14:textId="77777777" w:rsidR="0086765A" w:rsidRPr="0086765A" w:rsidRDefault="0086765A" w:rsidP="0086765A">
            <w:pPr>
              <w:pStyle w:val="Legend"/>
              <w:adjustRightInd w:val="0"/>
              <w:spacing w:before="0"/>
              <w:jc w:val="center"/>
              <w:rPr>
                <w:sz w:val="22"/>
                <w:szCs w:val="22"/>
              </w:rPr>
            </w:pPr>
            <w:r w:rsidRPr="0086765A">
              <w:rPr>
                <w:sz w:val="22"/>
                <w:szCs w:val="22"/>
              </w:rPr>
              <w:t>aspirin</w:t>
            </w:r>
          </w:p>
        </w:tc>
        <w:tc>
          <w:tcPr>
            <w:tcW w:w="2038" w:type="dxa"/>
            <w:vMerge w:val="restart"/>
            <w:shd w:val="clear" w:color="auto" w:fill="auto"/>
            <w:tcMar>
              <w:top w:w="15" w:type="dxa"/>
              <w:left w:w="15" w:type="dxa"/>
              <w:bottom w:w="0" w:type="dxa"/>
              <w:right w:w="15" w:type="dxa"/>
            </w:tcMar>
            <w:vAlign w:val="center"/>
            <w:hideMark/>
          </w:tcPr>
          <w:p w14:paraId="4E27DEC7" w14:textId="77777777" w:rsidR="0086765A" w:rsidRPr="0086765A" w:rsidRDefault="0086765A" w:rsidP="0086765A">
            <w:pPr>
              <w:pStyle w:val="Legend"/>
              <w:adjustRightInd w:val="0"/>
              <w:spacing w:before="0"/>
              <w:jc w:val="center"/>
              <w:rPr>
                <w:sz w:val="22"/>
                <w:szCs w:val="22"/>
              </w:rPr>
            </w:pPr>
            <w:r w:rsidRPr="0086765A">
              <w:rPr>
                <w:sz w:val="22"/>
                <w:szCs w:val="22"/>
              </w:rPr>
              <w:t>aripiprazole</w:t>
            </w:r>
          </w:p>
        </w:tc>
        <w:tc>
          <w:tcPr>
            <w:tcW w:w="1917" w:type="dxa"/>
            <w:vMerge w:val="restart"/>
            <w:shd w:val="clear" w:color="auto" w:fill="auto"/>
            <w:tcMar>
              <w:top w:w="15" w:type="dxa"/>
              <w:left w:w="15" w:type="dxa"/>
              <w:bottom w:w="0" w:type="dxa"/>
              <w:right w:w="15" w:type="dxa"/>
            </w:tcMar>
            <w:vAlign w:val="center"/>
            <w:hideMark/>
          </w:tcPr>
          <w:p w14:paraId="6A9A4ADD" w14:textId="77777777" w:rsidR="0086765A" w:rsidRPr="0086765A" w:rsidRDefault="0086765A" w:rsidP="0086765A">
            <w:pPr>
              <w:pStyle w:val="Legend"/>
              <w:adjustRightInd w:val="0"/>
              <w:spacing w:before="0"/>
              <w:jc w:val="center"/>
              <w:rPr>
                <w:sz w:val="22"/>
                <w:szCs w:val="22"/>
              </w:rPr>
            </w:pPr>
            <w:r w:rsidRPr="0086765A">
              <w:rPr>
                <w:sz w:val="22"/>
                <w:szCs w:val="22"/>
              </w:rPr>
              <w:t>pancreatitis</w:t>
            </w:r>
          </w:p>
        </w:tc>
        <w:tc>
          <w:tcPr>
            <w:tcW w:w="2673" w:type="dxa"/>
            <w:shd w:val="clear" w:color="auto" w:fill="auto"/>
            <w:tcMar>
              <w:top w:w="15" w:type="dxa"/>
              <w:left w:w="15" w:type="dxa"/>
              <w:bottom w:w="0" w:type="dxa"/>
              <w:right w:w="15" w:type="dxa"/>
            </w:tcMar>
            <w:vAlign w:val="center"/>
            <w:hideMark/>
          </w:tcPr>
          <w:p w14:paraId="3C36E092" w14:textId="77777777" w:rsidR="0086765A" w:rsidRPr="0086765A" w:rsidRDefault="0086765A" w:rsidP="0086765A">
            <w:pPr>
              <w:pStyle w:val="Legend"/>
              <w:adjustRightInd w:val="0"/>
              <w:spacing w:before="0"/>
              <w:jc w:val="center"/>
              <w:rPr>
                <w:sz w:val="22"/>
                <w:szCs w:val="22"/>
              </w:rPr>
            </w:pPr>
            <w:r w:rsidRPr="0086765A">
              <w:rPr>
                <w:sz w:val="22"/>
                <w:szCs w:val="22"/>
              </w:rPr>
              <w:t>pancreatitis chronic</w:t>
            </w:r>
          </w:p>
        </w:tc>
        <w:tc>
          <w:tcPr>
            <w:tcW w:w="1817" w:type="dxa"/>
            <w:shd w:val="clear" w:color="auto" w:fill="auto"/>
            <w:tcMar>
              <w:top w:w="15" w:type="dxa"/>
              <w:left w:w="15" w:type="dxa"/>
              <w:bottom w:w="0" w:type="dxa"/>
              <w:right w:w="15" w:type="dxa"/>
            </w:tcMar>
            <w:vAlign w:val="center"/>
            <w:hideMark/>
          </w:tcPr>
          <w:p w14:paraId="2052042D" w14:textId="77777777" w:rsidR="0086765A" w:rsidRPr="0086765A" w:rsidRDefault="0086765A" w:rsidP="0086765A">
            <w:pPr>
              <w:pStyle w:val="Legend"/>
              <w:adjustRightInd w:val="0"/>
              <w:spacing w:before="0"/>
              <w:jc w:val="center"/>
              <w:rPr>
                <w:sz w:val="22"/>
                <w:szCs w:val="22"/>
              </w:rPr>
            </w:pPr>
            <w:r w:rsidRPr="0086765A">
              <w:rPr>
                <w:sz w:val="22"/>
                <w:szCs w:val="22"/>
              </w:rPr>
              <w:t>20</w:t>
            </w:r>
          </w:p>
        </w:tc>
      </w:tr>
      <w:tr w:rsidR="0086765A" w:rsidRPr="0086765A" w14:paraId="78EA2529" w14:textId="77777777" w:rsidTr="0086765A">
        <w:trPr>
          <w:trHeight w:val="430"/>
        </w:trPr>
        <w:tc>
          <w:tcPr>
            <w:tcW w:w="1377" w:type="dxa"/>
            <w:vMerge/>
            <w:shd w:val="clear" w:color="auto" w:fill="auto"/>
            <w:vAlign w:val="center"/>
            <w:hideMark/>
          </w:tcPr>
          <w:p w14:paraId="41AB6FAA" w14:textId="77777777" w:rsidR="0086765A" w:rsidRPr="0086765A" w:rsidRDefault="0086765A" w:rsidP="0086765A">
            <w:pPr>
              <w:pStyle w:val="Legend"/>
              <w:adjustRightInd w:val="0"/>
              <w:spacing w:before="0"/>
              <w:jc w:val="center"/>
              <w:rPr>
                <w:sz w:val="22"/>
                <w:szCs w:val="22"/>
              </w:rPr>
            </w:pPr>
          </w:p>
        </w:tc>
        <w:tc>
          <w:tcPr>
            <w:tcW w:w="2038" w:type="dxa"/>
            <w:vMerge/>
            <w:shd w:val="clear" w:color="auto" w:fill="auto"/>
            <w:vAlign w:val="center"/>
            <w:hideMark/>
          </w:tcPr>
          <w:p w14:paraId="68E79C8E" w14:textId="77777777" w:rsidR="0086765A" w:rsidRPr="0086765A" w:rsidRDefault="0086765A" w:rsidP="0086765A">
            <w:pPr>
              <w:pStyle w:val="Legend"/>
              <w:adjustRightInd w:val="0"/>
              <w:spacing w:before="0"/>
              <w:jc w:val="center"/>
              <w:rPr>
                <w:sz w:val="22"/>
                <w:szCs w:val="22"/>
              </w:rPr>
            </w:pPr>
          </w:p>
        </w:tc>
        <w:tc>
          <w:tcPr>
            <w:tcW w:w="1917" w:type="dxa"/>
            <w:vMerge/>
            <w:shd w:val="clear" w:color="auto" w:fill="auto"/>
            <w:vAlign w:val="center"/>
            <w:hideMark/>
          </w:tcPr>
          <w:p w14:paraId="186DDE96"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4A00E2A7" w14:textId="77777777" w:rsidR="0086765A" w:rsidRPr="0086765A" w:rsidRDefault="0086765A" w:rsidP="0086765A">
            <w:pPr>
              <w:pStyle w:val="Legend"/>
              <w:adjustRightInd w:val="0"/>
              <w:spacing w:before="0"/>
              <w:jc w:val="center"/>
              <w:rPr>
                <w:sz w:val="22"/>
                <w:szCs w:val="22"/>
              </w:rPr>
            </w:pPr>
            <w:r w:rsidRPr="0086765A">
              <w:rPr>
                <w:sz w:val="22"/>
                <w:szCs w:val="22"/>
              </w:rPr>
              <w:t>pancreatitis relapsing</w:t>
            </w:r>
          </w:p>
        </w:tc>
        <w:tc>
          <w:tcPr>
            <w:tcW w:w="1817" w:type="dxa"/>
            <w:shd w:val="clear" w:color="auto" w:fill="auto"/>
            <w:tcMar>
              <w:top w:w="15" w:type="dxa"/>
              <w:left w:w="15" w:type="dxa"/>
              <w:bottom w:w="0" w:type="dxa"/>
              <w:right w:w="15" w:type="dxa"/>
            </w:tcMar>
            <w:vAlign w:val="center"/>
            <w:hideMark/>
          </w:tcPr>
          <w:p w14:paraId="1F04096C" w14:textId="77777777" w:rsidR="0086765A" w:rsidRPr="0086765A" w:rsidRDefault="0086765A" w:rsidP="0086765A">
            <w:pPr>
              <w:pStyle w:val="Legend"/>
              <w:adjustRightInd w:val="0"/>
              <w:spacing w:before="0"/>
              <w:jc w:val="center"/>
              <w:rPr>
                <w:sz w:val="22"/>
                <w:szCs w:val="22"/>
              </w:rPr>
            </w:pPr>
            <w:r w:rsidRPr="0086765A">
              <w:rPr>
                <w:sz w:val="22"/>
                <w:szCs w:val="22"/>
              </w:rPr>
              <w:t>20</w:t>
            </w:r>
          </w:p>
        </w:tc>
      </w:tr>
      <w:tr w:rsidR="0086765A" w:rsidRPr="0086765A" w14:paraId="0BC423A4" w14:textId="77777777" w:rsidTr="0086765A">
        <w:trPr>
          <w:trHeight w:val="430"/>
        </w:trPr>
        <w:tc>
          <w:tcPr>
            <w:tcW w:w="1377" w:type="dxa"/>
            <w:vMerge/>
            <w:shd w:val="clear" w:color="auto" w:fill="auto"/>
            <w:vAlign w:val="center"/>
            <w:hideMark/>
          </w:tcPr>
          <w:p w14:paraId="49A08730" w14:textId="77777777" w:rsidR="0086765A" w:rsidRPr="0086765A" w:rsidRDefault="0086765A" w:rsidP="0086765A">
            <w:pPr>
              <w:pStyle w:val="Legend"/>
              <w:adjustRightInd w:val="0"/>
              <w:spacing w:before="0"/>
              <w:jc w:val="center"/>
              <w:rPr>
                <w:sz w:val="22"/>
                <w:szCs w:val="22"/>
              </w:rPr>
            </w:pPr>
          </w:p>
        </w:tc>
        <w:tc>
          <w:tcPr>
            <w:tcW w:w="2038" w:type="dxa"/>
            <w:vMerge/>
            <w:shd w:val="clear" w:color="auto" w:fill="auto"/>
            <w:vAlign w:val="center"/>
            <w:hideMark/>
          </w:tcPr>
          <w:p w14:paraId="2E6F087E" w14:textId="77777777" w:rsidR="0086765A" w:rsidRPr="0086765A" w:rsidRDefault="0086765A" w:rsidP="0086765A">
            <w:pPr>
              <w:pStyle w:val="Legend"/>
              <w:adjustRightInd w:val="0"/>
              <w:spacing w:before="0"/>
              <w:jc w:val="center"/>
              <w:rPr>
                <w:sz w:val="22"/>
                <w:szCs w:val="22"/>
              </w:rPr>
            </w:pPr>
          </w:p>
        </w:tc>
        <w:tc>
          <w:tcPr>
            <w:tcW w:w="1917" w:type="dxa"/>
            <w:vMerge/>
            <w:shd w:val="clear" w:color="auto" w:fill="auto"/>
            <w:vAlign w:val="center"/>
            <w:hideMark/>
          </w:tcPr>
          <w:p w14:paraId="74A58B42"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0DDC59BE" w14:textId="77777777" w:rsidR="0086765A" w:rsidRPr="0086765A" w:rsidRDefault="0086765A" w:rsidP="0086765A">
            <w:pPr>
              <w:pStyle w:val="Legend"/>
              <w:adjustRightInd w:val="0"/>
              <w:spacing w:before="0"/>
              <w:jc w:val="center"/>
              <w:rPr>
                <w:sz w:val="22"/>
                <w:szCs w:val="22"/>
              </w:rPr>
            </w:pPr>
            <w:r w:rsidRPr="0086765A">
              <w:rPr>
                <w:sz w:val="22"/>
                <w:szCs w:val="22"/>
              </w:rPr>
              <w:t>pancreatitis acute</w:t>
            </w:r>
          </w:p>
        </w:tc>
        <w:tc>
          <w:tcPr>
            <w:tcW w:w="1817" w:type="dxa"/>
            <w:shd w:val="clear" w:color="auto" w:fill="auto"/>
            <w:tcMar>
              <w:top w:w="15" w:type="dxa"/>
              <w:left w:w="15" w:type="dxa"/>
              <w:bottom w:w="0" w:type="dxa"/>
              <w:right w:w="15" w:type="dxa"/>
            </w:tcMar>
            <w:vAlign w:val="center"/>
            <w:hideMark/>
          </w:tcPr>
          <w:p w14:paraId="596B7DC0" w14:textId="77777777" w:rsidR="0086765A" w:rsidRPr="0086765A" w:rsidRDefault="0086765A" w:rsidP="0086765A">
            <w:pPr>
              <w:pStyle w:val="Legend"/>
              <w:adjustRightInd w:val="0"/>
              <w:spacing w:before="0"/>
              <w:jc w:val="center"/>
              <w:rPr>
                <w:sz w:val="22"/>
                <w:szCs w:val="22"/>
              </w:rPr>
            </w:pPr>
            <w:r w:rsidRPr="0086765A">
              <w:rPr>
                <w:sz w:val="22"/>
                <w:szCs w:val="22"/>
              </w:rPr>
              <w:t>12.1053</w:t>
            </w:r>
          </w:p>
        </w:tc>
      </w:tr>
      <w:tr w:rsidR="0086765A" w:rsidRPr="0086765A" w14:paraId="7A41273A" w14:textId="77777777" w:rsidTr="0086765A">
        <w:trPr>
          <w:trHeight w:val="430"/>
        </w:trPr>
        <w:tc>
          <w:tcPr>
            <w:tcW w:w="1377" w:type="dxa"/>
            <w:vMerge/>
            <w:shd w:val="clear" w:color="auto" w:fill="auto"/>
            <w:vAlign w:val="center"/>
            <w:hideMark/>
          </w:tcPr>
          <w:p w14:paraId="7E980BD6" w14:textId="77777777" w:rsidR="0086765A" w:rsidRPr="0086765A" w:rsidRDefault="0086765A" w:rsidP="0086765A">
            <w:pPr>
              <w:pStyle w:val="Legend"/>
              <w:adjustRightInd w:val="0"/>
              <w:spacing w:before="0"/>
              <w:jc w:val="center"/>
              <w:rPr>
                <w:sz w:val="22"/>
                <w:szCs w:val="22"/>
              </w:rPr>
            </w:pPr>
          </w:p>
        </w:tc>
        <w:tc>
          <w:tcPr>
            <w:tcW w:w="2038" w:type="dxa"/>
            <w:vMerge/>
            <w:shd w:val="clear" w:color="auto" w:fill="auto"/>
            <w:vAlign w:val="center"/>
            <w:hideMark/>
          </w:tcPr>
          <w:p w14:paraId="2A0B18F7" w14:textId="77777777" w:rsidR="0086765A" w:rsidRPr="0086765A" w:rsidRDefault="0086765A" w:rsidP="0086765A">
            <w:pPr>
              <w:pStyle w:val="Legend"/>
              <w:adjustRightInd w:val="0"/>
              <w:spacing w:before="0"/>
              <w:jc w:val="center"/>
              <w:rPr>
                <w:sz w:val="22"/>
                <w:szCs w:val="22"/>
              </w:rPr>
            </w:pPr>
          </w:p>
        </w:tc>
        <w:tc>
          <w:tcPr>
            <w:tcW w:w="1917" w:type="dxa"/>
            <w:vMerge/>
            <w:shd w:val="clear" w:color="auto" w:fill="auto"/>
            <w:vAlign w:val="center"/>
            <w:hideMark/>
          </w:tcPr>
          <w:p w14:paraId="06C977E7"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7A0986EC" w14:textId="77777777" w:rsidR="0086765A" w:rsidRPr="0086765A" w:rsidRDefault="0086765A" w:rsidP="0086765A">
            <w:pPr>
              <w:pStyle w:val="Legend"/>
              <w:adjustRightInd w:val="0"/>
              <w:spacing w:before="0"/>
              <w:jc w:val="center"/>
              <w:rPr>
                <w:sz w:val="22"/>
                <w:szCs w:val="22"/>
              </w:rPr>
            </w:pPr>
            <w:r w:rsidRPr="0086765A">
              <w:rPr>
                <w:sz w:val="22"/>
                <w:szCs w:val="22"/>
              </w:rPr>
              <w:t>pancreatitis</w:t>
            </w:r>
          </w:p>
        </w:tc>
        <w:tc>
          <w:tcPr>
            <w:tcW w:w="1817" w:type="dxa"/>
            <w:shd w:val="clear" w:color="auto" w:fill="auto"/>
            <w:tcMar>
              <w:top w:w="15" w:type="dxa"/>
              <w:left w:w="15" w:type="dxa"/>
              <w:bottom w:w="0" w:type="dxa"/>
              <w:right w:w="15" w:type="dxa"/>
            </w:tcMar>
            <w:vAlign w:val="center"/>
            <w:hideMark/>
          </w:tcPr>
          <w:p w14:paraId="5A89F9CE" w14:textId="77777777" w:rsidR="0086765A" w:rsidRPr="0086765A" w:rsidRDefault="0086765A" w:rsidP="0086765A">
            <w:pPr>
              <w:pStyle w:val="Legend"/>
              <w:adjustRightInd w:val="0"/>
              <w:spacing w:before="0"/>
              <w:jc w:val="center"/>
              <w:rPr>
                <w:sz w:val="22"/>
                <w:szCs w:val="22"/>
              </w:rPr>
            </w:pPr>
            <w:r w:rsidRPr="0086765A">
              <w:rPr>
                <w:sz w:val="22"/>
                <w:szCs w:val="22"/>
              </w:rPr>
              <w:t>7.56757</w:t>
            </w:r>
          </w:p>
        </w:tc>
      </w:tr>
      <w:tr w:rsidR="0086765A" w:rsidRPr="0086765A" w14:paraId="4F3580DB" w14:textId="77777777" w:rsidTr="0086765A">
        <w:trPr>
          <w:trHeight w:val="430"/>
        </w:trPr>
        <w:tc>
          <w:tcPr>
            <w:tcW w:w="1377" w:type="dxa"/>
            <w:vMerge/>
            <w:shd w:val="clear" w:color="auto" w:fill="auto"/>
            <w:vAlign w:val="center"/>
            <w:hideMark/>
          </w:tcPr>
          <w:p w14:paraId="308AE2A5" w14:textId="77777777" w:rsidR="0086765A" w:rsidRPr="0086765A" w:rsidRDefault="0086765A" w:rsidP="0086765A">
            <w:pPr>
              <w:pStyle w:val="Legend"/>
              <w:adjustRightInd w:val="0"/>
              <w:spacing w:before="0"/>
              <w:jc w:val="center"/>
              <w:rPr>
                <w:sz w:val="22"/>
                <w:szCs w:val="22"/>
              </w:rPr>
            </w:pPr>
          </w:p>
        </w:tc>
        <w:tc>
          <w:tcPr>
            <w:tcW w:w="2038" w:type="dxa"/>
            <w:shd w:val="clear" w:color="auto" w:fill="auto"/>
            <w:tcMar>
              <w:top w:w="15" w:type="dxa"/>
              <w:left w:w="15" w:type="dxa"/>
              <w:bottom w:w="0" w:type="dxa"/>
              <w:right w:w="15" w:type="dxa"/>
            </w:tcMar>
            <w:vAlign w:val="center"/>
            <w:hideMark/>
          </w:tcPr>
          <w:p w14:paraId="5B25901C" w14:textId="77777777" w:rsidR="0086765A" w:rsidRPr="0086765A" w:rsidRDefault="0086765A" w:rsidP="0086765A">
            <w:pPr>
              <w:pStyle w:val="Legend"/>
              <w:adjustRightInd w:val="0"/>
              <w:spacing w:before="0"/>
              <w:jc w:val="center"/>
              <w:rPr>
                <w:sz w:val="22"/>
                <w:szCs w:val="22"/>
              </w:rPr>
            </w:pPr>
            <w:r w:rsidRPr="0086765A">
              <w:rPr>
                <w:sz w:val="22"/>
                <w:szCs w:val="22"/>
              </w:rPr>
              <w:t>atropine</w:t>
            </w:r>
          </w:p>
        </w:tc>
        <w:tc>
          <w:tcPr>
            <w:tcW w:w="1917" w:type="dxa"/>
            <w:vMerge/>
            <w:shd w:val="clear" w:color="auto" w:fill="auto"/>
            <w:vAlign w:val="center"/>
            <w:hideMark/>
          </w:tcPr>
          <w:p w14:paraId="4B16568A"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3302DA34" w14:textId="77777777" w:rsidR="0086765A" w:rsidRPr="0086765A" w:rsidRDefault="0086765A" w:rsidP="0086765A">
            <w:pPr>
              <w:pStyle w:val="Legend"/>
              <w:adjustRightInd w:val="0"/>
              <w:spacing w:before="0"/>
              <w:jc w:val="center"/>
              <w:rPr>
                <w:sz w:val="22"/>
                <w:szCs w:val="22"/>
              </w:rPr>
            </w:pPr>
            <w:r w:rsidRPr="0086765A">
              <w:rPr>
                <w:sz w:val="22"/>
                <w:szCs w:val="22"/>
              </w:rPr>
              <w:t>pancreatitis</w:t>
            </w:r>
          </w:p>
        </w:tc>
        <w:tc>
          <w:tcPr>
            <w:tcW w:w="1817" w:type="dxa"/>
            <w:shd w:val="clear" w:color="auto" w:fill="auto"/>
            <w:tcMar>
              <w:top w:w="15" w:type="dxa"/>
              <w:left w:w="15" w:type="dxa"/>
              <w:bottom w:w="0" w:type="dxa"/>
              <w:right w:w="15" w:type="dxa"/>
            </w:tcMar>
            <w:vAlign w:val="center"/>
            <w:hideMark/>
          </w:tcPr>
          <w:p w14:paraId="0F79D037" w14:textId="77777777" w:rsidR="0086765A" w:rsidRPr="0086765A" w:rsidRDefault="0086765A" w:rsidP="0086765A">
            <w:pPr>
              <w:pStyle w:val="Legend"/>
              <w:adjustRightInd w:val="0"/>
              <w:spacing w:before="0"/>
              <w:jc w:val="center"/>
              <w:rPr>
                <w:sz w:val="22"/>
                <w:szCs w:val="22"/>
              </w:rPr>
            </w:pPr>
            <w:r w:rsidRPr="0086765A">
              <w:rPr>
                <w:sz w:val="22"/>
                <w:szCs w:val="22"/>
              </w:rPr>
              <w:t>5</w:t>
            </w:r>
          </w:p>
        </w:tc>
      </w:tr>
      <w:tr w:rsidR="0086765A" w:rsidRPr="0086765A" w14:paraId="065EBB97" w14:textId="77777777" w:rsidTr="0086765A">
        <w:trPr>
          <w:trHeight w:val="430"/>
        </w:trPr>
        <w:tc>
          <w:tcPr>
            <w:tcW w:w="1377" w:type="dxa"/>
            <w:vMerge/>
            <w:shd w:val="clear" w:color="auto" w:fill="auto"/>
            <w:vAlign w:val="center"/>
            <w:hideMark/>
          </w:tcPr>
          <w:p w14:paraId="529D3836" w14:textId="77777777" w:rsidR="0086765A" w:rsidRPr="0086765A" w:rsidRDefault="0086765A" w:rsidP="0086765A">
            <w:pPr>
              <w:pStyle w:val="Legend"/>
              <w:adjustRightInd w:val="0"/>
              <w:spacing w:before="0"/>
              <w:jc w:val="center"/>
              <w:rPr>
                <w:sz w:val="22"/>
                <w:szCs w:val="22"/>
              </w:rPr>
            </w:pPr>
          </w:p>
        </w:tc>
        <w:tc>
          <w:tcPr>
            <w:tcW w:w="2038" w:type="dxa"/>
            <w:vMerge w:val="restart"/>
            <w:shd w:val="clear" w:color="auto" w:fill="auto"/>
            <w:tcMar>
              <w:top w:w="15" w:type="dxa"/>
              <w:left w:w="15" w:type="dxa"/>
              <w:bottom w:w="0" w:type="dxa"/>
              <w:right w:w="15" w:type="dxa"/>
            </w:tcMar>
            <w:vAlign w:val="center"/>
            <w:hideMark/>
          </w:tcPr>
          <w:p w14:paraId="7482439C" w14:textId="77777777" w:rsidR="0086765A" w:rsidRPr="0086765A" w:rsidRDefault="0086765A" w:rsidP="0086765A">
            <w:pPr>
              <w:pStyle w:val="Legend"/>
              <w:adjustRightInd w:val="0"/>
              <w:spacing w:before="0"/>
              <w:jc w:val="center"/>
              <w:rPr>
                <w:sz w:val="22"/>
                <w:szCs w:val="22"/>
              </w:rPr>
            </w:pPr>
            <w:r w:rsidRPr="0086765A">
              <w:rPr>
                <w:sz w:val="22"/>
                <w:szCs w:val="22"/>
              </w:rPr>
              <w:t>pramipexole</w:t>
            </w:r>
          </w:p>
        </w:tc>
        <w:tc>
          <w:tcPr>
            <w:tcW w:w="1917" w:type="dxa"/>
            <w:vMerge/>
            <w:shd w:val="clear" w:color="auto" w:fill="auto"/>
            <w:vAlign w:val="center"/>
            <w:hideMark/>
          </w:tcPr>
          <w:p w14:paraId="4468A943"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7E325743" w14:textId="77777777" w:rsidR="0086765A" w:rsidRPr="0086765A" w:rsidRDefault="0086765A" w:rsidP="0086765A">
            <w:pPr>
              <w:pStyle w:val="Legend"/>
              <w:adjustRightInd w:val="0"/>
              <w:spacing w:before="0"/>
              <w:jc w:val="center"/>
              <w:rPr>
                <w:sz w:val="22"/>
                <w:szCs w:val="22"/>
              </w:rPr>
            </w:pPr>
            <w:r w:rsidRPr="0086765A">
              <w:rPr>
                <w:sz w:val="22"/>
                <w:szCs w:val="22"/>
              </w:rPr>
              <w:t>pancreatitis</w:t>
            </w:r>
          </w:p>
        </w:tc>
        <w:tc>
          <w:tcPr>
            <w:tcW w:w="1817" w:type="dxa"/>
            <w:shd w:val="clear" w:color="auto" w:fill="auto"/>
            <w:tcMar>
              <w:top w:w="15" w:type="dxa"/>
              <w:left w:w="15" w:type="dxa"/>
              <w:bottom w:w="0" w:type="dxa"/>
              <w:right w:w="15" w:type="dxa"/>
            </w:tcMar>
            <w:vAlign w:val="center"/>
            <w:hideMark/>
          </w:tcPr>
          <w:p w14:paraId="6C4AA311" w14:textId="77777777" w:rsidR="0086765A" w:rsidRPr="0086765A" w:rsidRDefault="0086765A" w:rsidP="0086765A">
            <w:pPr>
              <w:pStyle w:val="Legend"/>
              <w:adjustRightInd w:val="0"/>
              <w:spacing w:before="0"/>
              <w:jc w:val="center"/>
              <w:rPr>
                <w:sz w:val="22"/>
                <w:szCs w:val="22"/>
              </w:rPr>
            </w:pPr>
            <w:r w:rsidRPr="0086765A">
              <w:rPr>
                <w:sz w:val="22"/>
                <w:szCs w:val="22"/>
              </w:rPr>
              <w:t>1.5</w:t>
            </w:r>
          </w:p>
        </w:tc>
      </w:tr>
      <w:tr w:rsidR="0086765A" w:rsidRPr="0086765A" w14:paraId="65C8C00A" w14:textId="77777777" w:rsidTr="0086765A">
        <w:trPr>
          <w:trHeight w:val="430"/>
        </w:trPr>
        <w:tc>
          <w:tcPr>
            <w:tcW w:w="1377" w:type="dxa"/>
            <w:vMerge/>
            <w:shd w:val="clear" w:color="auto" w:fill="auto"/>
            <w:vAlign w:val="center"/>
            <w:hideMark/>
          </w:tcPr>
          <w:p w14:paraId="7B4F3F6F" w14:textId="77777777" w:rsidR="0086765A" w:rsidRPr="0086765A" w:rsidRDefault="0086765A" w:rsidP="0086765A">
            <w:pPr>
              <w:pStyle w:val="Legend"/>
              <w:adjustRightInd w:val="0"/>
              <w:spacing w:before="0"/>
              <w:jc w:val="center"/>
              <w:rPr>
                <w:sz w:val="22"/>
                <w:szCs w:val="22"/>
              </w:rPr>
            </w:pPr>
          </w:p>
        </w:tc>
        <w:tc>
          <w:tcPr>
            <w:tcW w:w="2038" w:type="dxa"/>
            <w:vMerge/>
            <w:shd w:val="clear" w:color="auto" w:fill="auto"/>
            <w:vAlign w:val="center"/>
            <w:hideMark/>
          </w:tcPr>
          <w:p w14:paraId="2A416C47" w14:textId="77777777" w:rsidR="0086765A" w:rsidRPr="0086765A" w:rsidRDefault="0086765A" w:rsidP="0086765A">
            <w:pPr>
              <w:pStyle w:val="Legend"/>
              <w:adjustRightInd w:val="0"/>
              <w:spacing w:before="0"/>
              <w:jc w:val="center"/>
              <w:rPr>
                <w:sz w:val="22"/>
                <w:szCs w:val="22"/>
              </w:rPr>
            </w:pPr>
          </w:p>
        </w:tc>
        <w:tc>
          <w:tcPr>
            <w:tcW w:w="1917" w:type="dxa"/>
            <w:vMerge/>
            <w:shd w:val="clear" w:color="auto" w:fill="auto"/>
            <w:vAlign w:val="center"/>
            <w:hideMark/>
          </w:tcPr>
          <w:p w14:paraId="2AE3A973"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7AE86974" w14:textId="77777777" w:rsidR="0086765A" w:rsidRPr="0086765A" w:rsidRDefault="0086765A" w:rsidP="0086765A">
            <w:pPr>
              <w:pStyle w:val="Legend"/>
              <w:adjustRightInd w:val="0"/>
              <w:spacing w:before="0"/>
              <w:jc w:val="center"/>
              <w:rPr>
                <w:sz w:val="22"/>
                <w:szCs w:val="22"/>
              </w:rPr>
            </w:pPr>
            <w:r w:rsidRPr="0086765A">
              <w:rPr>
                <w:sz w:val="22"/>
                <w:szCs w:val="22"/>
              </w:rPr>
              <w:t>pancreatitis acute</w:t>
            </w:r>
          </w:p>
        </w:tc>
        <w:tc>
          <w:tcPr>
            <w:tcW w:w="1817" w:type="dxa"/>
            <w:shd w:val="clear" w:color="auto" w:fill="auto"/>
            <w:tcMar>
              <w:top w:w="15" w:type="dxa"/>
              <w:left w:w="15" w:type="dxa"/>
              <w:bottom w:w="0" w:type="dxa"/>
              <w:right w:w="15" w:type="dxa"/>
            </w:tcMar>
            <w:vAlign w:val="center"/>
            <w:hideMark/>
          </w:tcPr>
          <w:p w14:paraId="41228EB0" w14:textId="77777777" w:rsidR="0086765A" w:rsidRPr="0086765A" w:rsidRDefault="0086765A" w:rsidP="0086765A">
            <w:pPr>
              <w:pStyle w:val="Legend"/>
              <w:adjustRightInd w:val="0"/>
              <w:spacing w:before="0"/>
              <w:jc w:val="center"/>
              <w:rPr>
                <w:sz w:val="22"/>
                <w:szCs w:val="22"/>
              </w:rPr>
            </w:pPr>
            <w:r w:rsidRPr="0086765A">
              <w:rPr>
                <w:sz w:val="22"/>
                <w:szCs w:val="22"/>
              </w:rPr>
              <w:t>0.5</w:t>
            </w:r>
          </w:p>
        </w:tc>
      </w:tr>
      <w:tr w:rsidR="0086765A" w:rsidRPr="0086765A" w14:paraId="312B3607" w14:textId="77777777" w:rsidTr="0086765A">
        <w:trPr>
          <w:trHeight w:val="430"/>
        </w:trPr>
        <w:tc>
          <w:tcPr>
            <w:tcW w:w="1377" w:type="dxa"/>
            <w:vMerge/>
            <w:shd w:val="clear" w:color="auto" w:fill="auto"/>
            <w:vAlign w:val="center"/>
            <w:hideMark/>
          </w:tcPr>
          <w:p w14:paraId="617C321F" w14:textId="77777777" w:rsidR="0086765A" w:rsidRPr="0086765A" w:rsidRDefault="0086765A" w:rsidP="0086765A">
            <w:pPr>
              <w:pStyle w:val="Legend"/>
              <w:adjustRightInd w:val="0"/>
              <w:spacing w:before="0"/>
              <w:jc w:val="center"/>
              <w:rPr>
                <w:sz w:val="22"/>
                <w:szCs w:val="22"/>
              </w:rPr>
            </w:pPr>
          </w:p>
        </w:tc>
        <w:tc>
          <w:tcPr>
            <w:tcW w:w="2038" w:type="dxa"/>
            <w:vMerge w:val="restart"/>
            <w:shd w:val="clear" w:color="auto" w:fill="auto"/>
            <w:tcMar>
              <w:top w:w="15" w:type="dxa"/>
              <w:left w:w="15" w:type="dxa"/>
              <w:bottom w:w="0" w:type="dxa"/>
              <w:right w:w="15" w:type="dxa"/>
            </w:tcMar>
            <w:vAlign w:val="center"/>
            <w:hideMark/>
          </w:tcPr>
          <w:p w14:paraId="749BBE14" w14:textId="77777777" w:rsidR="0086765A" w:rsidRPr="0086765A" w:rsidRDefault="0086765A" w:rsidP="0086765A">
            <w:pPr>
              <w:pStyle w:val="Legend"/>
              <w:adjustRightInd w:val="0"/>
              <w:spacing w:before="0"/>
              <w:jc w:val="center"/>
              <w:rPr>
                <w:sz w:val="22"/>
                <w:szCs w:val="22"/>
              </w:rPr>
            </w:pPr>
            <w:r w:rsidRPr="0086765A">
              <w:rPr>
                <w:sz w:val="22"/>
                <w:szCs w:val="22"/>
              </w:rPr>
              <w:t>ropinirole</w:t>
            </w:r>
          </w:p>
        </w:tc>
        <w:tc>
          <w:tcPr>
            <w:tcW w:w="1917" w:type="dxa"/>
            <w:vMerge/>
            <w:shd w:val="clear" w:color="auto" w:fill="auto"/>
            <w:vAlign w:val="center"/>
            <w:hideMark/>
          </w:tcPr>
          <w:p w14:paraId="15D7F7E9"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194E55D3" w14:textId="77777777" w:rsidR="0086765A" w:rsidRPr="0086765A" w:rsidRDefault="0086765A" w:rsidP="0086765A">
            <w:pPr>
              <w:pStyle w:val="Legend"/>
              <w:adjustRightInd w:val="0"/>
              <w:spacing w:before="0"/>
              <w:jc w:val="center"/>
              <w:rPr>
                <w:sz w:val="22"/>
                <w:szCs w:val="22"/>
              </w:rPr>
            </w:pPr>
            <w:r w:rsidRPr="0086765A">
              <w:rPr>
                <w:sz w:val="22"/>
                <w:szCs w:val="22"/>
              </w:rPr>
              <w:t>pancreatitis chronic</w:t>
            </w:r>
          </w:p>
        </w:tc>
        <w:tc>
          <w:tcPr>
            <w:tcW w:w="1817" w:type="dxa"/>
            <w:shd w:val="clear" w:color="auto" w:fill="auto"/>
            <w:tcMar>
              <w:top w:w="15" w:type="dxa"/>
              <w:left w:w="15" w:type="dxa"/>
              <w:bottom w:w="0" w:type="dxa"/>
              <w:right w:w="15" w:type="dxa"/>
            </w:tcMar>
            <w:vAlign w:val="center"/>
            <w:hideMark/>
          </w:tcPr>
          <w:p w14:paraId="6D3F519F" w14:textId="77777777" w:rsidR="0086765A" w:rsidRPr="0086765A" w:rsidRDefault="0086765A" w:rsidP="0086765A">
            <w:pPr>
              <w:pStyle w:val="Legend"/>
              <w:adjustRightInd w:val="0"/>
              <w:spacing w:before="0"/>
              <w:jc w:val="center"/>
              <w:rPr>
                <w:sz w:val="22"/>
                <w:szCs w:val="22"/>
              </w:rPr>
            </w:pPr>
            <w:r w:rsidRPr="0086765A">
              <w:rPr>
                <w:sz w:val="22"/>
                <w:szCs w:val="22"/>
              </w:rPr>
              <w:t>2.5</w:t>
            </w:r>
          </w:p>
        </w:tc>
      </w:tr>
      <w:tr w:rsidR="0086765A" w:rsidRPr="0086765A" w14:paraId="48B8BCB9" w14:textId="77777777" w:rsidTr="0086765A">
        <w:trPr>
          <w:trHeight w:val="430"/>
        </w:trPr>
        <w:tc>
          <w:tcPr>
            <w:tcW w:w="1377" w:type="dxa"/>
            <w:vMerge/>
            <w:shd w:val="clear" w:color="auto" w:fill="auto"/>
            <w:vAlign w:val="center"/>
            <w:hideMark/>
          </w:tcPr>
          <w:p w14:paraId="61C4685B" w14:textId="77777777" w:rsidR="0086765A" w:rsidRPr="0086765A" w:rsidRDefault="0086765A" w:rsidP="0086765A">
            <w:pPr>
              <w:pStyle w:val="Legend"/>
              <w:adjustRightInd w:val="0"/>
              <w:spacing w:before="0"/>
              <w:jc w:val="center"/>
              <w:rPr>
                <w:sz w:val="22"/>
                <w:szCs w:val="22"/>
              </w:rPr>
            </w:pPr>
          </w:p>
        </w:tc>
        <w:tc>
          <w:tcPr>
            <w:tcW w:w="2038" w:type="dxa"/>
            <w:vMerge/>
            <w:shd w:val="clear" w:color="auto" w:fill="auto"/>
            <w:vAlign w:val="center"/>
            <w:hideMark/>
          </w:tcPr>
          <w:p w14:paraId="46E465A4" w14:textId="77777777" w:rsidR="0086765A" w:rsidRPr="0086765A" w:rsidRDefault="0086765A" w:rsidP="0086765A">
            <w:pPr>
              <w:pStyle w:val="Legend"/>
              <w:adjustRightInd w:val="0"/>
              <w:spacing w:before="0"/>
              <w:jc w:val="center"/>
              <w:rPr>
                <w:sz w:val="22"/>
                <w:szCs w:val="22"/>
              </w:rPr>
            </w:pPr>
          </w:p>
        </w:tc>
        <w:tc>
          <w:tcPr>
            <w:tcW w:w="1917" w:type="dxa"/>
            <w:vMerge/>
            <w:shd w:val="clear" w:color="auto" w:fill="auto"/>
            <w:vAlign w:val="center"/>
            <w:hideMark/>
          </w:tcPr>
          <w:p w14:paraId="431C24B6"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29B935AE" w14:textId="77777777" w:rsidR="0086765A" w:rsidRPr="0086765A" w:rsidRDefault="0086765A" w:rsidP="0086765A">
            <w:pPr>
              <w:pStyle w:val="Legend"/>
              <w:adjustRightInd w:val="0"/>
              <w:spacing w:before="0"/>
              <w:jc w:val="center"/>
              <w:rPr>
                <w:sz w:val="22"/>
                <w:szCs w:val="22"/>
              </w:rPr>
            </w:pPr>
            <w:r w:rsidRPr="0086765A">
              <w:rPr>
                <w:sz w:val="22"/>
                <w:szCs w:val="22"/>
              </w:rPr>
              <w:t>pancreatitis</w:t>
            </w:r>
          </w:p>
        </w:tc>
        <w:tc>
          <w:tcPr>
            <w:tcW w:w="1817" w:type="dxa"/>
            <w:shd w:val="clear" w:color="auto" w:fill="auto"/>
            <w:tcMar>
              <w:top w:w="15" w:type="dxa"/>
              <w:left w:w="15" w:type="dxa"/>
              <w:bottom w:w="0" w:type="dxa"/>
              <w:right w:w="15" w:type="dxa"/>
            </w:tcMar>
            <w:vAlign w:val="center"/>
            <w:hideMark/>
          </w:tcPr>
          <w:p w14:paraId="414D2CB4" w14:textId="77777777" w:rsidR="0086765A" w:rsidRPr="0086765A" w:rsidRDefault="0086765A" w:rsidP="0086765A">
            <w:pPr>
              <w:pStyle w:val="Legend"/>
              <w:adjustRightInd w:val="0"/>
              <w:spacing w:before="0"/>
              <w:jc w:val="center"/>
              <w:rPr>
                <w:sz w:val="22"/>
                <w:szCs w:val="22"/>
              </w:rPr>
            </w:pPr>
            <w:r w:rsidRPr="0086765A">
              <w:rPr>
                <w:sz w:val="22"/>
                <w:szCs w:val="22"/>
              </w:rPr>
              <w:t>1.09091</w:t>
            </w:r>
          </w:p>
        </w:tc>
      </w:tr>
      <w:tr w:rsidR="0086765A" w:rsidRPr="0086765A" w14:paraId="401315C2" w14:textId="77777777" w:rsidTr="0086765A">
        <w:trPr>
          <w:trHeight w:val="430"/>
        </w:trPr>
        <w:tc>
          <w:tcPr>
            <w:tcW w:w="1377" w:type="dxa"/>
            <w:vMerge w:val="restart"/>
            <w:shd w:val="clear" w:color="auto" w:fill="auto"/>
            <w:vAlign w:val="center"/>
          </w:tcPr>
          <w:p w14:paraId="27D349B9" w14:textId="4B548223"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albuterol (</w:t>
            </w:r>
            <w:proofErr w:type="gramStart"/>
            <w:r w:rsidR="00A75B79">
              <w:rPr>
                <w:color w:val="000000" w:themeColor="dark1"/>
                <w:kern w:val="24"/>
                <w:sz w:val="22"/>
                <w:szCs w:val="22"/>
              </w:rPr>
              <w:t>albuterol</w:t>
            </w:r>
            <w:r w:rsidRPr="0086765A">
              <w:rPr>
                <w:color w:val="000000" w:themeColor="dark1"/>
                <w:kern w:val="24"/>
                <w:sz w:val="22"/>
                <w:szCs w:val="22"/>
              </w:rPr>
              <w:t xml:space="preserve"> </w:t>
            </w:r>
            <w:r>
              <w:rPr>
                <w:color w:val="000000" w:themeColor="dark1"/>
                <w:kern w:val="24"/>
                <w:sz w:val="22"/>
                <w:szCs w:val="22"/>
              </w:rPr>
              <w:t>)</w:t>
            </w:r>
            <w:proofErr w:type="gramEnd"/>
          </w:p>
        </w:tc>
        <w:tc>
          <w:tcPr>
            <w:tcW w:w="2038" w:type="dxa"/>
            <w:vMerge w:val="restart"/>
            <w:shd w:val="clear" w:color="auto" w:fill="auto"/>
            <w:vAlign w:val="center"/>
          </w:tcPr>
          <w:p w14:paraId="6FC017E5" w14:textId="6616C7CD"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atropine</w:t>
            </w:r>
          </w:p>
        </w:tc>
        <w:tc>
          <w:tcPr>
            <w:tcW w:w="1917" w:type="dxa"/>
            <w:vMerge w:val="restart"/>
            <w:shd w:val="clear" w:color="auto" w:fill="auto"/>
            <w:vAlign w:val="center"/>
          </w:tcPr>
          <w:p w14:paraId="3761964A" w14:textId="7486FA2F"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sepsis</w:t>
            </w:r>
          </w:p>
        </w:tc>
        <w:tc>
          <w:tcPr>
            <w:tcW w:w="2673" w:type="dxa"/>
            <w:shd w:val="clear" w:color="auto" w:fill="auto"/>
            <w:tcMar>
              <w:top w:w="15" w:type="dxa"/>
              <w:left w:w="15" w:type="dxa"/>
              <w:bottom w:w="0" w:type="dxa"/>
              <w:right w:w="15" w:type="dxa"/>
            </w:tcMar>
            <w:vAlign w:val="center"/>
          </w:tcPr>
          <w:p w14:paraId="35CF7684" w14:textId="7938E404"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sepsis</w:t>
            </w:r>
          </w:p>
        </w:tc>
        <w:tc>
          <w:tcPr>
            <w:tcW w:w="1817" w:type="dxa"/>
            <w:shd w:val="clear" w:color="auto" w:fill="auto"/>
            <w:tcMar>
              <w:top w:w="15" w:type="dxa"/>
              <w:left w:w="15" w:type="dxa"/>
              <w:bottom w:w="0" w:type="dxa"/>
              <w:right w:w="15" w:type="dxa"/>
            </w:tcMar>
            <w:vAlign w:val="center"/>
          </w:tcPr>
          <w:p w14:paraId="7302736D" w14:textId="169072E7"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5</w:t>
            </w:r>
          </w:p>
        </w:tc>
      </w:tr>
      <w:tr w:rsidR="0086765A" w:rsidRPr="0086765A" w14:paraId="02ED3299" w14:textId="77777777" w:rsidTr="0086765A">
        <w:trPr>
          <w:trHeight w:val="430"/>
        </w:trPr>
        <w:tc>
          <w:tcPr>
            <w:tcW w:w="1377" w:type="dxa"/>
            <w:vMerge/>
            <w:shd w:val="clear" w:color="auto" w:fill="auto"/>
            <w:vAlign w:val="center"/>
          </w:tcPr>
          <w:p w14:paraId="77DB8F2A" w14:textId="77777777" w:rsidR="0086765A" w:rsidRPr="0086765A" w:rsidRDefault="0086765A" w:rsidP="0086765A">
            <w:pPr>
              <w:pStyle w:val="Legend"/>
              <w:adjustRightInd w:val="0"/>
              <w:spacing w:before="0"/>
              <w:jc w:val="center"/>
              <w:rPr>
                <w:sz w:val="22"/>
                <w:szCs w:val="22"/>
              </w:rPr>
            </w:pPr>
          </w:p>
        </w:tc>
        <w:tc>
          <w:tcPr>
            <w:tcW w:w="2038" w:type="dxa"/>
            <w:vMerge/>
            <w:shd w:val="clear" w:color="auto" w:fill="auto"/>
            <w:vAlign w:val="center"/>
          </w:tcPr>
          <w:p w14:paraId="3D103E16" w14:textId="77777777" w:rsidR="0086765A" w:rsidRPr="0086765A" w:rsidRDefault="0086765A" w:rsidP="0086765A">
            <w:pPr>
              <w:pStyle w:val="Legend"/>
              <w:adjustRightInd w:val="0"/>
              <w:spacing w:before="0"/>
              <w:jc w:val="center"/>
              <w:rPr>
                <w:sz w:val="22"/>
                <w:szCs w:val="22"/>
              </w:rPr>
            </w:pPr>
          </w:p>
        </w:tc>
        <w:tc>
          <w:tcPr>
            <w:tcW w:w="1917" w:type="dxa"/>
            <w:vMerge/>
            <w:shd w:val="clear" w:color="auto" w:fill="auto"/>
            <w:vAlign w:val="center"/>
          </w:tcPr>
          <w:p w14:paraId="332AA756"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tcPr>
          <w:p w14:paraId="066263D0" w14:textId="3E94CEBA"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urosepsis</w:t>
            </w:r>
          </w:p>
        </w:tc>
        <w:tc>
          <w:tcPr>
            <w:tcW w:w="1817" w:type="dxa"/>
            <w:shd w:val="clear" w:color="auto" w:fill="auto"/>
            <w:tcMar>
              <w:top w:w="15" w:type="dxa"/>
              <w:left w:w="15" w:type="dxa"/>
              <w:bottom w:w="0" w:type="dxa"/>
              <w:right w:w="15" w:type="dxa"/>
            </w:tcMar>
            <w:vAlign w:val="center"/>
          </w:tcPr>
          <w:p w14:paraId="079BE6AD" w14:textId="6DCB81FF"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10</w:t>
            </w:r>
          </w:p>
        </w:tc>
      </w:tr>
    </w:tbl>
    <w:p w14:paraId="20DB6488" w14:textId="6E3D583E" w:rsidR="00643502" w:rsidRDefault="0086765A" w:rsidP="00D73714">
      <w:pPr>
        <w:pStyle w:val="Legend"/>
      </w:pPr>
      <w:r>
        <w:rPr>
          <w:b/>
          <w:bCs/>
        </w:rPr>
        <w:t xml:space="preserve">Table 1. </w:t>
      </w:r>
      <w:r w:rsidRPr="0086765A">
        <w:rPr>
          <w:b/>
          <w:bCs/>
        </w:rPr>
        <w:t>TWOSIDES supports predicted drug combination effects</w:t>
      </w:r>
      <w:r>
        <w:t>. PRR = proportional reporting ratio as published in</w:t>
      </w:r>
      <w:r w:rsidR="00ED135E">
        <w:fldChar w:fldCharType="begin"/>
      </w:r>
      <w:r w:rsidR="005755A6">
        <w:instrText xml:space="preserve"> ADDIN PAPERS2_CITATIONS &lt;citation&gt;&lt;priority&gt;15&lt;/priority&gt;&lt;uuid&gt;22F351B2-C1BB-4F34-B5F7-276EB735201E&lt;/uuid&gt;&lt;publications&gt;&lt;publication&gt;&lt;subtype&gt;400&lt;/subtype&gt;&lt;publisher&gt;American Association for the Advancement of Science&lt;/publisher&gt;&lt;title&gt;Data-driven prediction of drug effects and interactions.&lt;/title&gt;&lt;url&gt;http://stm.sciencemag.org/cgi/doi/10.1126/scitranslmed.3003377&lt;/url&gt;&lt;volume&gt;4&lt;/volume&gt;&lt;publication_date&gt;99201203141200000000222000&lt;/publication_date&gt;&lt;uuid&gt;8CE9453A-83E3-4095-8870-40D21C1828FC&lt;/uuid&gt;&lt;type&gt;400&lt;/type&gt;&lt;number&gt;125&lt;/number&gt;&lt;doi&gt;10.1126/scitranslmed.3003377&lt;/doi&gt;&lt;institution&gt;Biomedical Informatics Training Program, Stanford University, Stanford, CA 94305, USA.&lt;/institution&gt;&lt;startpage&gt;125ra31&lt;/startpage&gt;&lt;endpage&gt;125ra31&lt;/endpage&gt;&lt;bundle&gt;&lt;publication&gt;&lt;title&gt;Science translational medicine&lt;/title&gt;&lt;uuid&gt;975E568A-25A3-47B7-9363-C9CDBB169D35&lt;/uuid&gt;&lt;subtype&gt;-100&lt;/subtype&gt;&lt;publisher&gt;American Association for the Advancement of Science&lt;/publisher&gt;&lt;type&gt;-100&lt;/type&gt;&lt;/publication&gt;&lt;/bundle&gt;&lt;authors&gt;&lt;author&gt;&lt;lastName&gt;Tatonetti&lt;/lastName&gt;&lt;firstName&gt;Nicholas&lt;/firstName&gt;&lt;middleNames&gt;P&lt;/middleNames&gt;&lt;/author&gt;&lt;author&gt;&lt;lastName&gt;Ye&lt;/lastName&gt;&lt;firstName&gt;Patrick&lt;/firstName&gt;&lt;middleNames&gt;P&lt;/middleNames&gt;&lt;/author&gt;&lt;author&gt;&lt;lastName&gt;Daneshjou&lt;/lastName&gt;&lt;firstName&gt;Roxana&lt;/firstName&gt;&lt;/author&gt;&lt;author&gt;&lt;lastName&gt;Altman&lt;/lastName&gt;&lt;firstName&gt;Russ&lt;/firstName&gt;&lt;middleNames&gt;B&lt;/middleNames&gt;&lt;/author&gt;&lt;/authors&gt;&lt;/publication&gt;&lt;/publications&gt;&lt;cites&gt;&lt;/cites&gt;&lt;/citation&gt;</w:instrText>
      </w:r>
      <w:r w:rsidR="00ED135E">
        <w:fldChar w:fldCharType="separate"/>
      </w:r>
      <w:r w:rsidR="005755A6">
        <w:rPr>
          <w:rFonts w:eastAsia="Calibri"/>
        </w:rPr>
        <w:t>(</w:t>
      </w:r>
      <w:r w:rsidR="005755A6">
        <w:rPr>
          <w:rFonts w:eastAsia="Calibri"/>
          <w:i/>
          <w:iCs/>
        </w:rPr>
        <w:t>16</w:t>
      </w:r>
      <w:r w:rsidR="005755A6">
        <w:rPr>
          <w:rFonts w:eastAsia="Calibri"/>
        </w:rPr>
        <w:t>)</w:t>
      </w:r>
      <w:r w:rsidR="00ED135E">
        <w:fldChar w:fldCharType="end"/>
      </w:r>
      <w:r>
        <w:t>.</w:t>
      </w:r>
    </w:p>
    <w:p w14:paraId="2FB3C72D" w14:textId="1863E974" w:rsidR="00643502" w:rsidRDefault="00140434" w:rsidP="00140434">
      <w:pPr>
        <w:pStyle w:val="Legend"/>
        <w:rPr>
          <w:b/>
          <w:bCs/>
        </w:rPr>
      </w:pPr>
      <w:r>
        <w:rPr>
          <w:b/>
          <w:bCs/>
          <w:noProof/>
        </w:rPr>
        <w:drawing>
          <wp:inline distT="0" distB="0" distL="0" distR="0" wp14:anchorId="4BFFC628" wp14:editId="1EC989A3">
            <wp:extent cx="5201216" cy="1477010"/>
            <wp:effectExtent l="0" t="0" r="635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22"/>
                    <a:srcRect l="12491"/>
                    <a:stretch/>
                  </pic:blipFill>
                  <pic:spPr bwMode="auto">
                    <a:xfrm>
                      <a:off x="0" y="0"/>
                      <a:ext cx="5201216" cy="1477010"/>
                    </a:xfrm>
                    <a:prstGeom prst="rect">
                      <a:avLst/>
                    </a:prstGeom>
                    <a:ln>
                      <a:noFill/>
                    </a:ln>
                    <a:extLst>
                      <a:ext uri="{53640926-AAD7-44D8-BBD7-CCE9431645EC}">
                        <a14:shadowObscured xmlns:a14="http://schemas.microsoft.com/office/drawing/2010/main"/>
                      </a:ext>
                    </a:extLst>
                  </pic:spPr>
                </pic:pic>
              </a:graphicData>
            </a:graphic>
          </wp:inline>
        </w:drawing>
      </w:r>
    </w:p>
    <w:p w14:paraId="596C9F14" w14:textId="19E14EDC" w:rsidR="0086765A" w:rsidRPr="0070150D" w:rsidRDefault="00643502" w:rsidP="00D73714">
      <w:pPr>
        <w:pStyle w:val="Legend"/>
      </w:pPr>
      <w:r>
        <w:rPr>
          <w:b/>
          <w:bCs/>
        </w:rPr>
        <w:t xml:space="preserve">Fig. 4. </w:t>
      </w:r>
      <w:r w:rsidR="00C439CC">
        <w:rPr>
          <w:b/>
          <w:bCs/>
        </w:rPr>
        <w:t xml:space="preserve">Hazard ratio estimates for ADBR2 and T-E-N network classes. </w:t>
      </w:r>
      <w:r w:rsidR="0070150D" w:rsidRPr="0070150D">
        <w:t>We estima</w:t>
      </w:r>
      <w:r w:rsidR="0070150D">
        <w:t>ted the between class effects with and without a combination drug for two predicted DDI effects.</w:t>
      </w:r>
    </w:p>
    <w:p w14:paraId="2A1A621C" w14:textId="1EE9A056" w:rsidR="0052771C" w:rsidRDefault="0052771C" w:rsidP="00D73714">
      <w:pPr>
        <w:pStyle w:val="Legend"/>
        <w:rPr>
          <w:b/>
          <w:bCs/>
        </w:rPr>
      </w:pPr>
    </w:p>
    <w:p w14:paraId="03B8BA18" w14:textId="6E6A786B" w:rsidR="0052771C" w:rsidRDefault="0052771C" w:rsidP="00D73714">
      <w:pPr>
        <w:pStyle w:val="Legend"/>
        <w:rPr>
          <w:b/>
          <w:bCs/>
        </w:rPr>
      </w:pPr>
    </w:p>
    <w:p w14:paraId="059AA653" w14:textId="3C4E2A6A" w:rsidR="0052771C" w:rsidRDefault="0052771C" w:rsidP="00D73714">
      <w:pPr>
        <w:pStyle w:val="Legend"/>
        <w:rPr>
          <w:b/>
          <w:bCs/>
        </w:rPr>
      </w:pPr>
    </w:p>
    <w:p w14:paraId="1DBE00D2" w14:textId="15CA1208" w:rsidR="0052771C" w:rsidRDefault="0052771C" w:rsidP="00D73714">
      <w:pPr>
        <w:pStyle w:val="Legend"/>
        <w:rPr>
          <w:b/>
          <w:bCs/>
        </w:rPr>
      </w:pPr>
    </w:p>
    <w:p w14:paraId="0422878A" w14:textId="0688CC2C" w:rsidR="0052771C" w:rsidRDefault="0052771C" w:rsidP="00D73714">
      <w:pPr>
        <w:pStyle w:val="Legend"/>
        <w:rPr>
          <w:b/>
          <w:bCs/>
        </w:rPr>
      </w:pPr>
    </w:p>
    <w:p w14:paraId="490D71BA" w14:textId="1975918C" w:rsidR="0052771C" w:rsidRDefault="0052771C" w:rsidP="00D73714">
      <w:pPr>
        <w:pStyle w:val="Legend"/>
        <w:rPr>
          <w:b/>
          <w:bCs/>
        </w:rPr>
      </w:pPr>
    </w:p>
    <w:p w14:paraId="4E5D5CAF" w14:textId="589AD801" w:rsidR="0052771C" w:rsidRDefault="0052771C" w:rsidP="00D73714">
      <w:pPr>
        <w:pStyle w:val="Legend"/>
        <w:rPr>
          <w:b/>
          <w:bCs/>
        </w:rPr>
      </w:pPr>
    </w:p>
    <w:p w14:paraId="475D7E6C" w14:textId="77777777" w:rsidR="0052771C" w:rsidRDefault="0052771C" w:rsidP="00D73714">
      <w:pPr>
        <w:pStyle w:val="Legend"/>
        <w:rPr>
          <w:b/>
          <w:bCs/>
        </w:rPr>
      </w:pPr>
    </w:p>
    <w:tbl>
      <w:tblPr>
        <w:tblW w:w="1052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465"/>
        <w:gridCol w:w="1042"/>
        <w:gridCol w:w="1042"/>
        <w:gridCol w:w="976"/>
      </w:tblGrid>
      <w:tr w:rsidR="003226B2" w14:paraId="770E9D33" w14:textId="77777777" w:rsidTr="003226B2">
        <w:trPr>
          <w:trHeight w:val="320"/>
        </w:trPr>
        <w:tc>
          <w:tcPr>
            <w:tcW w:w="7465" w:type="dxa"/>
            <w:tcBorders>
              <w:bottom w:val="single" w:sz="4" w:space="0" w:color="auto"/>
            </w:tcBorders>
            <w:shd w:val="clear" w:color="auto" w:fill="auto"/>
            <w:noWrap/>
            <w:vAlign w:val="bottom"/>
            <w:hideMark/>
          </w:tcPr>
          <w:p w14:paraId="62141015" w14:textId="77777777" w:rsidR="0052771C" w:rsidRDefault="0052771C">
            <w:pPr>
              <w:rPr>
                <w:b/>
                <w:bCs/>
                <w:color w:val="000000"/>
              </w:rPr>
            </w:pPr>
            <w:r>
              <w:rPr>
                <w:b/>
                <w:bCs/>
                <w:color w:val="000000"/>
              </w:rPr>
              <w:t>Comparison</w:t>
            </w:r>
          </w:p>
        </w:tc>
        <w:tc>
          <w:tcPr>
            <w:tcW w:w="1042" w:type="dxa"/>
            <w:tcBorders>
              <w:bottom w:val="single" w:sz="4" w:space="0" w:color="auto"/>
            </w:tcBorders>
            <w:shd w:val="clear" w:color="auto" w:fill="auto"/>
            <w:noWrap/>
            <w:vAlign w:val="center"/>
            <w:hideMark/>
          </w:tcPr>
          <w:p w14:paraId="36B9D10B" w14:textId="77777777" w:rsidR="0052771C" w:rsidRDefault="0052771C" w:rsidP="0052771C">
            <w:pPr>
              <w:jc w:val="center"/>
              <w:rPr>
                <w:b/>
                <w:bCs/>
                <w:color w:val="000000"/>
              </w:rPr>
            </w:pPr>
            <w:r>
              <w:rPr>
                <w:b/>
                <w:bCs/>
                <w:color w:val="000000"/>
              </w:rPr>
              <w:t>HR</w:t>
            </w:r>
          </w:p>
        </w:tc>
        <w:tc>
          <w:tcPr>
            <w:tcW w:w="1042" w:type="dxa"/>
            <w:tcBorders>
              <w:bottom w:val="single" w:sz="4" w:space="0" w:color="auto"/>
            </w:tcBorders>
            <w:shd w:val="clear" w:color="auto" w:fill="auto"/>
            <w:noWrap/>
            <w:vAlign w:val="center"/>
            <w:hideMark/>
          </w:tcPr>
          <w:p w14:paraId="11955D8E" w14:textId="77777777" w:rsidR="0052771C" w:rsidRDefault="0052771C" w:rsidP="0052771C">
            <w:pPr>
              <w:jc w:val="center"/>
              <w:rPr>
                <w:b/>
                <w:bCs/>
                <w:color w:val="000000"/>
              </w:rPr>
            </w:pPr>
            <w:r>
              <w:rPr>
                <w:b/>
                <w:bCs/>
                <w:color w:val="000000"/>
              </w:rPr>
              <w:t>lower 0.95</w:t>
            </w:r>
          </w:p>
        </w:tc>
        <w:tc>
          <w:tcPr>
            <w:tcW w:w="976" w:type="dxa"/>
            <w:tcBorders>
              <w:bottom w:val="single" w:sz="4" w:space="0" w:color="auto"/>
            </w:tcBorders>
            <w:shd w:val="clear" w:color="auto" w:fill="auto"/>
            <w:noWrap/>
            <w:vAlign w:val="center"/>
            <w:hideMark/>
          </w:tcPr>
          <w:p w14:paraId="2A32B9CC" w14:textId="77777777" w:rsidR="0052771C" w:rsidRDefault="0052771C" w:rsidP="0052771C">
            <w:pPr>
              <w:jc w:val="center"/>
              <w:rPr>
                <w:b/>
                <w:bCs/>
                <w:color w:val="000000"/>
              </w:rPr>
            </w:pPr>
            <w:r>
              <w:rPr>
                <w:b/>
                <w:bCs/>
                <w:color w:val="000000"/>
              </w:rPr>
              <w:t>upper 0.95</w:t>
            </w:r>
          </w:p>
        </w:tc>
      </w:tr>
      <w:tr w:rsidR="003226B2" w14:paraId="67B0A422" w14:textId="77777777" w:rsidTr="003226B2">
        <w:trPr>
          <w:trHeight w:val="320"/>
        </w:trPr>
        <w:tc>
          <w:tcPr>
            <w:tcW w:w="10525" w:type="dxa"/>
            <w:gridSpan w:val="4"/>
            <w:tcBorders>
              <w:top w:val="single" w:sz="4" w:space="0" w:color="auto"/>
              <w:bottom w:val="nil"/>
            </w:tcBorders>
            <w:shd w:val="clear" w:color="auto" w:fill="auto"/>
            <w:noWrap/>
            <w:vAlign w:val="bottom"/>
            <w:hideMark/>
          </w:tcPr>
          <w:p w14:paraId="06B1A26B" w14:textId="77777777" w:rsidR="0052771C" w:rsidRDefault="0052771C">
            <w:pPr>
              <w:jc w:val="center"/>
              <w:rPr>
                <w:i/>
                <w:iCs/>
                <w:color w:val="000000"/>
              </w:rPr>
            </w:pPr>
            <w:r>
              <w:rPr>
                <w:i/>
                <w:iCs/>
                <w:color w:val="000000"/>
              </w:rPr>
              <w:t>Pancreatitis</w:t>
            </w:r>
          </w:p>
        </w:tc>
      </w:tr>
      <w:tr w:rsidR="003226B2" w14:paraId="4B850213" w14:textId="77777777" w:rsidTr="003226B2">
        <w:trPr>
          <w:trHeight w:val="320"/>
        </w:trPr>
        <w:tc>
          <w:tcPr>
            <w:tcW w:w="7465" w:type="dxa"/>
            <w:tcBorders>
              <w:top w:val="nil"/>
              <w:bottom w:val="nil"/>
            </w:tcBorders>
            <w:shd w:val="clear" w:color="auto" w:fill="auto"/>
            <w:noWrap/>
            <w:vAlign w:val="bottom"/>
            <w:hideMark/>
          </w:tcPr>
          <w:p w14:paraId="7E958E34" w14:textId="73728938" w:rsidR="0052771C" w:rsidRDefault="000D2DEE">
            <w:pPr>
              <w:rPr>
                <w:color w:val="000000"/>
              </w:rPr>
            </w:pPr>
            <w:r>
              <w:rPr>
                <w:color w:val="000000"/>
              </w:rPr>
              <w:t xml:space="preserve">T-E-N-Network Drugs </w:t>
            </w:r>
            <w:r w:rsidR="0052771C">
              <w:rPr>
                <w:color w:val="000000"/>
              </w:rPr>
              <w:t>vs</w:t>
            </w:r>
            <w:r>
              <w:rPr>
                <w:color w:val="000000"/>
              </w:rPr>
              <w:t xml:space="preserve"> </w:t>
            </w:r>
            <w:r w:rsidR="0052771C">
              <w:rPr>
                <w:color w:val="000000"/>
              </w:rPr>
              <w:t>non</w:t>
            </w:r>
            <w:r>
              <w:rPr>
                <w:color w:val="000000"/>
              </w:rPr>
              <w:t>-</w:t>
            </w:r>
            <w:r w:rsidR="0052771C">
              <w:rPr>
                <w:color w:val="000000"/>
              </w:rPr>
              <w:t>Network</w:t>
            </w:r>
            <w:r>
              <w:rPr>
                <w:color w:val="000000"/>
              </w:rPr>
              <w:t xml:space="preserve"> </w:t>
            </w:r>
            <w:r w:rsidR="0052771C">
              <w:rPr>
                <w:color w:val="000000"/>
              </w:rPr>
              <w:t>Drugs</w:t>
            </w:r>
          </w:p>
        </w:tc>
        <w:tc>
          <w:tcPr>
            <w:tcW w:w="1042" w:type="dxa"/>
            <w:tcBorders>
              <w:top w:val="nil"/>
              <w:bottom w:val="nil"/>
            </w:tcBorders>
            <w:shd w:val="clear" w:color="auto" w:fill="auto"/>
            <w:noWrap/>
            <w:vAlign w:val="center"/>
            <w:hideMark/>
          </w:tcPr>
          <w:p w14:paraId="4A7D69A2" w14:textId="77777777" w:rsidR="0052771C" w:rsidRDefault="0052771C" w:rsidP="0052771C">
            <w:pPr>
              <w:jc w:val="center"/>
              <w:rPr>
                <w:color w:val="000000"/>
              </w:rPr>
            </w:pPr>
            <w:r>
              <w:rPr>
                <w:color w:val="000000"/>
              </w:rPr>
              <w:t>0.580</w:t>
            </w:r>
          </w:p>
        </w:tc>
        <w:tc>
          <w:tcPr>
            <w:tcW w:w="1042" w:type="dxa"/>
            <w:tcBorders>
              <w:top w:val="nil"/>
              <w:bottom w:val="nil"/>
            </w:tcBorders>
            <w:shd w:val="clear" w:color="auto" w:fill="auto"/>
            <w:noWrap/>
            <w:vAlign w:val="center"/>
            <w:hideMark/>
          </w:tcPr>
          <w:p w14:paraId="484A58B9" w14:textId="77777777" w:rsidR="0052771C" w:rsidRDefault="0052771C" w:rsidP="0052771C">
            <w:pPr>
              <w:jc w:val="center"/>
              <w:rPr>
                <w:color w:val="000000"/>
              </w:rPr>
            </w:pPr>
            <w:r>
              <w:rPr>
                <w:color w:val="000000"/>
              </w:rPr>
              <w:t>0.519</w:t>
            </w:r>
          </w:p>
        </w:tc>
        <w:tc>
          <w:tcPr>
            <w:tcW w:w="976" w:type="dxa"/>
            <w:tcBorders>
              <w:top w:val="nil"/>
              <w:bottom w:val="nil"/>
            </w:tcBorders>
            <w:shd w:val="clear" w:color="auto" w:fill="auto"/>
            <w:noWrap/>
            <w:vAlign w:val="center"/>
            <w:hideMark/>
          </w:tcPr>
          <w:p w14:paraId="673A881F" w14:textId="77777777" w:rsidR="0052771C" w:rsidRDefault="0052771C" w:rsidP="0052771C">
            <w:pPr>
              <w:jc w:val="center"/>
              <w:rPr>
                <w:color w:val="000000"/>
              </w:rPr>
            </w:pPr>
            <w:r>
              <w:rPr>
                <w:color w:val="000000"/>
              </w:rPr>
              <w:t>0.648</w:t>
            </w:r>
          </w:p>
        </w:tc>
      </w:tr>
      <w:tr w:rsidR="003226B2" w14:paraId="5E971678" w14:textId="77777777" w:rsidTr="003226B2">
        <w:trPr>
          <w:trHeight w:val="320"/>
        </w:trPr>
        <w:tc>
          <w:tcPr>
            <w:tcW w:w="7465" w:type="dxa"/>
            <w:tcBorders>
              <w:top w:val="nil"/>
              <w:bottom w:val="single" w:sz="4" w:space="0" w:color="auto"/>
            </w:tcBorders>
            <w:shd w:val="clear" w:color="auto" w:fill="auto"/>
            <w:noWrap/>
            <w:vAlign w:val="bottom"/>
            <w:hideMark/>
          </w:tcPr>
          <w:p w14:paraId="48AD738F" w14:textId="2BD9CCFF" w:rsidR="0052771C" w:rsidRDefault="0052771C">
            <w:pPr>
              <w:rPr>
                <w:color w:val="000000"/>
              </w:rPr>
            </w:pPr>
            <w:r>
              <w:rPr>
                <w:color w:val="000000"/>
              </w:rPr>
              <w:t>Aspirin</w:t>
            </w:r>
            <w:r w:rsidR="000D2DEE">
              <w:rPr>
                <w:color w:val="000000"/>
              </w:rPr>
              <w:t xml:space="preserve"> + T-E-N-Network </w:t>
            </w:r>
            <w:proofErr w:type="spellStart"/>
            <w:r w:rsidR="000D2DEE">
              <w:rPr>
                <w:color w:val="000000"/>
              </w:rPr>
              <w:t>Drugs</w:t>
            </w:r>
            <w:r>
              <w:rPr>
                <w:color w:val="000000"/>
              </w:rPr>
              <w:t>_vs_Aspirin</w:t>
            </w:r>
            <w:proofErr w:type="spellEnd"/>
            <w:r w:rsidR="000D2DEE">
              <w:rPr>
                <w:color w:val="000000"/>
              </w:rPr>
              <w:t xml:space="preserve"> </w:t>
            </w:r>
            <w:r>
              <w:rPr>
                <w:color w:val="000000"/>
              </w:rPr>
              <w:t>+</w:t>
            </w:r>
            <w:r w:rsidR="000D2DEE">
              <w:rPr>
                <w:color w:val="000000"/>
              </w:rPr>
              <w:t xml:space="preserve"> n</w:t>
            </w:r>
            <w:r>
              <w:rPr>
                <w:color w:val="000000"/>
              </w:rPr>
              <w:t>on</w:t>
            </w:r>
            <w:r w:rsidR="000D2DEE">
              <w:rPr>
                <w:color w:val="000000"/>
              </w:rPr>
              <w:t>-</w:t>
            </w:r>
            <w:r>
              <w:rPr>
                <w:color w:val="000000"/>
              </w:rPr>
              <w:t>Network</w:t>
            </w:r>
            <w:r w:rsidR="000D2DEE">
              <w:rPr>
                <w:color w:val="000000"/>
              </w:rPr>
              <w:t xml:space="preserve"> </w:t>
            </w:r>
            <w:r>
              <w:rPr>
                <w:color w:val="000000"/>
              </w:rPr>
              <w:t>Drugs</w:t>
            </w:r>
          </w:p>
        </w:tc>
        <w:tc>
          <w:tcPr>
            <w:tcW w:w="1042" w:type="dxa"/>
            <w:tcBorders>
              <w:top w:val="nil"/>
              <w:bottom w:val="single" w:sz="4" w:space="0" w:color="auto"/>
            </w:tcBorders>
            <w:shd w:val="clear" w:color="auto" w:fill="auto"/>
            <w:noWrap/>
            <w:vAlign w:val="center"/>
            <w:hideMark/>
          </w:tcPr>
          <w:p w14:paraId="41371AED" w14:textId="77777777" w:rsidR="0052771C" w:rsidRDefault="0052771C" w:rsidP="0052771C">
            <w:pPr>
              <w:jc w:val="center"/>
              <w:rPr>
                <w:color w:val="000000"/>
              </w:rPr>
            </w:pPr>
            <w:r>
              <w:rPr>
                <w:color w:val="000000"/>
              </w:rPr>
              <w:t>1.001</w:t>
            </w:r>
          </w:p>
        </w:tc>
        <w:tc>
          <w:tcPr>
            <w:tcW w:w="1042" w:type="dxa"/>
            <w:tcBorders>
              <w:top w:val="nil"/>
              <w:bottom w:val="single" w:sz="4" w:space="0" w:color="auto"/>
            </w:tcBorders>
            <w:shd w:val="clear" w:color="auto" w:fill="auto"/>
            <w:noWrap/>
            <w:vAlign w:val="center"/>
            <w:hideMark/>
          </w:tcPr>
          <w:p w14:paraId="7A10D81A" w14:textId="77777777" w:rsidR="0052771C" w:rsidRDefault="0052771C" w:rsidP="0052771C">
            <w:pPr>
              <w:jc w:val="center"/>
              <w:rPr>
                <w:color w:val="000000"/>
              </w:rPr>
            </w:pPr>
            <w:r>
              <w:rPr>
                <w:color w:val="000000"/>
              </w:rPr>
              <w:t>0.514</w:t>
            </w:r>
          </w:p>
        </w:tc>
        <w:tc>
          <w:tcPr>
            <w:tcW w:w="976" w:type="dxa"/>
            <w:tcBorders>
              <w:top w:val="nil"/>
              <w:bottom w:val="single" w:sz="4" w:space="0" w:color="auto"/>
            </w:tcBorders>
            <w:shd w:val="clear" w:color="auto" w:fill="auto"/>
            <w:noWrap/>
            <w:vAlign w:val="center"/>
            <w:hideMark/>
          </w:tcPr>
          <w:p w14:paraId="733F4DC3" w14:textId="77777777" w:rsidR="0052771C" w:rsidRDefault="0052771C" w:rsidP="0052771C">
            <w:pPr>
              <w:jc w:val="center"/>
              <w:rPr>
                <w:color w:val="000000"/>
              </w:rPr>
            </w:pPr>
            <w:r>
              <w:rPr>
                <w:color w:val="000000"/>
              </w:rPr>
              <w:t>1.959</w:t>
            </w:r>
          </w:p>
        </w:tc>
      </w:tr>
      <w:tr w:rsidR="003226B2" w14:paraId="427C9E9E" w14:textId="77777777" w:rsidTr="003226B2">
        <w:trPr>
          <w:trHeight w:val="320"/>
        </w:trPr>
        <w:tc>
          <w:tcPr>
            <w:tcW w:w="10525" w:type="dxa"/>
            <w:gridSpan w:val="4"/>
            <w:tcBorders>
              <w:top w:val="single" w:sz="4" w:space="0" w:color="auto"/>
              <w:bottom w:val="nil"/>
            </w:tcBorders>
            <w:shd w:val="clear" w:color="auto" w:fill="auto"/>
            <w:noWrap/>
            <w:vAlign w:val="bottom"/>
            <w:hideMark/>
          </w:tcPr>
          <w:p w14:paraId="6545D155" w14:textId="77777777" w:rsidR="0052771C" w:rsidRDefault="0052771C">
            <w:pPr>
              <w:jc w:val="center"/>
              <w:rPr>
                <w:i/>
                <w:iCs/>
                <w:color w:val="000000"/>
              </w:rPr>
            </w:pPr>
            <w:r>
              <w:rPr>
                <w:i/>
                <w:iCs/>
                <w:color w:val="000000"/>
              </w:rPr>
              <w:t>Sepsis</w:t>
            </w:r>
          </w:p>
        </w:tc>
      </w:tr>
      <w:tr w:rsidR="003226B2" w14:paraId="21D7B9A2" w14:textId="77777777" w:rsidTr="003226B2">
        <w:trPr>
          <w:trHeight w:val="320"/>
        </w:trPr>
        <w:tc>
          <w:tcPr>
            <w:tcW w:w="7465" w:type="dxa"/>
            <w:tcBorders>
              <w:top w:val="nil"/>
              <w:bottom w:val="nil"/>
            </w:tcBorders>
            <w:shd w:val="clear" w:color="auto" w:fill="auto"/>
            <w:noWrap/>
            <w:vAlign w:val="bottom"/>
            <w:hideMark/>
          </w:tcPr>
          <w:p w14:paraId="41DDED16" w14:textId="70B24530" w:rsidR="0052771C" w:rsidRDefault="0052771C" w:rsidP="0052771C">
            <w:pPr>
              <w:rPr>
                <w:color w:val="000000"/>
              </w:rPr>
            </w:pPr>
            <w:r>
              <w:rPr>
                <w:color w:val="000000"/>
              </w:rPr>
              <w:t>ADRB2</w:t>
            </w:r>
            <w:r w:rsidR="000D2DEE">
              <w:rPr>
                <w:color w:val="000000"/>
              </w:rPr>
              <w:t>-</w:t>
            </w:r>
            <w:r>
              <w:rPr>
                <w:color w:val="000000"/>
              </w:rPr>
              <w:t>network</w:t>
            </w:r>
            <w:r w:rsidR="000D2DEE">
              <w:rPr>
                <w:color w:val="000000"/>
              </w:rPr>
              <w:t xml:space="preserve"> </w:t>
            </w:r>
            <w:r>
              <w:rPr>
                <w:color w:val="000000"/>
              </w:rPr>
              <w:t>Drugs</w:t>
            </w:r>
            <w:r w:rsidR="000D2DEE">
              <w:rPr>
                <w:color w:val="000000"/>
              </w:rPr>
              <w:t xml:space="preserve"> </w:t>
            </w:r>
            <w:r>
              <w:rPr>
                <w:color w:val="000000"/>
              </w:rPr>
              <w:t>vs</w:t>
            </w:r>
            <w:r w:rsidR="000D2DEE">
              <w:rPr>
                <w:color w:val="000000"/>
              </w:rPr>
              <w:t xml:space="preserve"> </w:t>
            </w:r>
            <w:r>
              <w:rPr>
                <w:color w:val="000000"/>
              </w:rPr>
              <w:t>non</w:t>
            </w:r>
            <w:r w:rsidR="000D2DEE">
              <w:rPr>
                <w:color w:val="000000"/>
              </w:rPr>
              <w:t>-</w:t>
            </w:r>
            <w:r>
              <w:rPr>
                <w:color w:val="000000"/>
              </w:rPr>
              <w:t>Network</w:t>
            </w:r>
            <w:r w:rsidR="000D2DEE">
              <w:rPr>
                <w:color w:val="000000"/>
              </w:rPr>
              <w:t xml:space="preserve"> </w:t>
            </w:r>
            <w:r>
              <w:rPr>
                <w:color w:val="000000"/>
              </w:rPr>
              <w:t>Drugs</w:t>
            </w:r>
          </w:p>
        </w:tc>
        <w:tc>
          <w:tcPr>
            <w:tcW w:w="1042" w:type="dxa"/>
            <w:tcBorders>
              <w:top w:val="nil"/>
              <w:bottom w:val="nil"/>
            </w:tcBorders>
            <w:shd w:val="clear" w:color="auto" w:fill="auto"/>
            <w:noWrap/>
            <w:vAlign w:val="center"/>
            <w:hideMark/>
          </w:tcPr>
          <w:p w14:paraId="79DD4F16" w14:textId="155124A1" w:rsidR="0052771C" w:rsidRDefault="0052771C" w:rsidP="0052771C">
            <w:pPr>
              <w:jc w:val="center"/>
              <w:rPr>
                <w:color w:val="000000"/>
              </w:rPr>
            </w:pPr>
            <w:r>
              <w:rPr>
                <w:color w:val="000000"/>
              </w:rPr>
              <w:t>0.525</w:t>
            </w:r>
          </w:p>
        </w:tc>
        <w:tc>
          <w:tcPr>
            <w:tcW w:w="1042" w:type="dxa"/>
            <w:tcBorders>
              <w:top w:val="nil"/>
              <w:bottom w:val="nil"/>
            </w:tcBorders>
            <w:shd w:val="clear" w:color="auto" w:fill="auto"/>
            <w:noWrap/>
            <w:vAlign w:val="center"/>
            <w:hideMark/>
          </w:tcPr>
          <w:p w14:paraId="3A3006FD" w14:textId="71B1A36E" w:rsidR="0052771C" w:rsidRDefault="0052771C" w:rsidP="0052771C">
            <w:pPr>
              <w:jc w:val="center"/>
              <w:rPr>
                <w:color w:val="000000"/>
              </w:rPr>
            </w:pPr>
            <w:r>
              <w:rPr>
                <w:color w:val="000000"/>
              </w:rPr>
              <w:t>0.499</w:t>
            </w:r>
          </w:p>
        </w:tc>
        <w:tc>
          <w:tcPr>
            <w:tcW w:w="976" w:type="dxa"/>
            <w:tcBorders>
              <w:top w:val="nil"/>
              <w:bottom w:val="nil"/>
            </w:tcBorders>
            <w:shd w:val="clear" w:color="auto" w:fill="auto"/>
            <w:noWrap/>
            <w:vAlign w:val="center"/>
            <w:hideMark/>
          </w:tcPr>
          <w:p w14:paraId="5F88E576" w14:textId="5B93E8EB" w:rsidR="0052771C" w:rsidRDefault="0052771C" w:rsidP="0052771C">
            <w:pPr>
              <w:jc w:val="center"/>
              <w:rPr>
                <w:color w:val="000000"/>
              </w:rPr>
            </w:pPr>
            <w:r>
              <w:rPr>
                <w:color w:val="000000"/>
              </w:rPr>
              <w:t>0.552</w:t>
            </w:r>
          </w:p>
        </w:tc>
      </w:tr>
      <w:tr w:rsidR="003226B2" w14:paraId="04138AAB" w14:textId="77777777" w:rsidTr="003226B2">
        <w:trPr>
          <w:trHeight w:val="320"/>
        </w:trPr>
        <w:tc>
          <w:tcPr>
            <w:tcW w:w="7465" w:type="dxa"/>
            <w:tcBorders>
              <w:top w:val="nil"/>
              <w:bottom w:val="single" w:sz="4" w:space="0" w:color="auto"/>
            </w:tcBorders>
            <w:shd w:val="clear" w:color="auto" w:fill="auto"/>
            <w:noWrap/>
            <w:vAlign w:val="bottom"/>
            <w:hideMark/>
          </w:tcPr>
          <w:p w14:paraId="6BF9468D" w14:textId="2E277147" w:rsidR="0052771C" w:rsidRDefault="00A75B79" w:rsidP="0052771C">
            <w:pPr>
              <w:rPr>
                <w:color w:val="000000"/>
              </w:rPr>
            </w:pPr>
            <w:r>
              <w:rPr>
                <w:color w:val="000000"/>
              </w:rPr>
              <w:t>Albuterol</w:t>
            </w:r>
            <w:r w:rsidR="000D2DEE">
              <w:rPr>
                <w:color w:val="000000"/>
              </w:rPr>
              <w:t xml:space="preserve"> </w:t>
            </w:r>
            <w:r w:rsidR="0052771C">
              <w:rPr>
                <w:color w:val="000000"/>
              </w:rPr>
              <w:t>+</w:t>
            </w:r>
            <w:r w:rsidR="000D2DEE">
              <w:rPr>
                <w:color w:val="000000"/>
              </w:rPr>
              <w:t xml:space="preserve"> </w:t>
            </w:r>
            <w:r w:rsidR="0052771C">
              <w:rPr>
                <w:color w:val="000000"/>
              </w:rPr>
              <w:t>ADRB2</w:t>
            </w:r>
            <w:r w:rsidR="000D2DEE">
              <w:rPr>
                <w:color w:val="000000"/>
              </w:rPr>
              <w:t>-</w:t>
            </w:r>
            <w:r w:rsidR="0052771C">
              <w:rPr>
                <w:color w:val="000000"/>
              </w:rPr>
              <w:t>Network</w:t>
            </w:r>
            <w:r w:rsidR="000D2DEE">
              <w:rPr>
                <w:color w:val="000000"/>
              </w:rPr>
              <w:t xml:space="preserve"> </w:t>
            </w:r>
            <w:proofErr w:type="spellStart"/>
            <w:r w:rsidR="0052771C">
              <w:rPr>
                <w:color w:val="000000"/>
              </w:rPr>
              <w:t>Drugs_vs_</w:t>
            </w:r>
            <w:r>
              <w:rPr>
                <w:color w:val="000000"/>
              </w:rPr>
              <w:t>Albuterol</w:t>
            </w:r>
            <w:proofErr w:type="spellEnd"/>
            <w:r w:rsidR="000D2DEE">
              <w:rPr>
                <w:color w:val="000000"/>
              </w:rPr>
              <w:t xml:space="preserve"> </w:t>
            </w:r>
            <w:r w:rsidR="0052771C">
              <w:rPr>
                <w:color w:val="000000"/>
              </w:rPr>
              <w:t>+</w:t>
            </w:r>
            <w:r w:rsidR="000D2DEE">
              <w:rPr>
                <w:color w:val="000000"/>
              </w:rPr>
              <w:t xml:space="preserve"> n</w:t>
            </w:r>
            <w:r w:rsidR="0052771C">
              <w:rPr>
                <w:color w:val="000000"/>
              </w:rPr>
              <w:t>on</w:t>
            </w:r>
            <w:r w:rsidR="000D2DEE">
              <w:rPr>
                <w:color w:val="000000"/>
              </w:rPr>
              <w:t>-</w:t>
            </w:r>
            <w:r w:rsidR="0052771C">
              <w:rPr>
                <w:color w:val="000000"/>
              </w:rPr>
              <w:t>Network</w:t>
            </w:r>
            <w:r w:rsidR="000D2DEE">
              <w:rPr>
                <w:color w:val="000000"/>
              </w:rPr>
              <w:t xml:space="preserve"> </w:t>
            </w:r>
            <w:r w:rsidR="0052771C">
              <w:rPr>
                <w:color w:val="000000"/>
              </w:rPr>
              <w:t>Drugs</w:t>
            </w:r>
          </w:p>
        </w:tc>
        <w:tc>
          <w:tcPr>
            <w:tcW w:w="1042" w:type="dxa"/>
            <w:tcBorders>
              <w:top w:val="nil"/>
              <w:bottom w:val="single" w:sz="4" w:space="0" w:color="auto"/>
            </w:tcBorders>
            <w:shd w:val="clear" w:color="auto" w:fill="auto"/>
            <w:noWrap/>
            <w:vAlign w:val="center"/>
            <w:hideMark/>
          </w:tcPr>
          <w:p w14:paraId="55149318" w14:textId="50ED0D9B" w:rsidR="0052771C" w:rsidRDefault="0052771C" w:rsidP="0052771C">
            <w:pPr>
              <w:jc w:val="center"/>
              <w:rPr>
                <w:color w:val="000000"/>
              </w:rPr>
            </w:pPr>
            <w:r>
              <w:rPr>
                <w:color w:val="000000"/>
              </w:rPr>
              <w:t>0.792</w:t>
            </w:r>
          </w:p>
        </w:tc>
        <w:tc>
          <w:tcPr>
            <w:tcW w:w="1042" w:type="dxa"/>
            <w:tcBorders>
              <w:top w:val="nil"/>
              <w:bottom w:val="single" w:sz="4" w:space="0" w:color="auto"/>
            </w:tcBorders>
            <w:shd w:val="clear" w:color="auto" w:fill="auto"/>
            <w:noWrap/>
            <w:vAlign w:val="center"/>
            <w:hideMark/>
          </w:tcPr>
          <w:p w14:paraId="115BF3F0" w14:textId="129E93D1" w:rsidR="0052771C" w:rsidRDefault="0052771C" w:rsidP="0052771C">
            <w:pPr>
              <w:jc w:val="center"/>
              <w:rPr>
                <w:color w:val="000000"/>
              </w:rPr>
            </w:pPr>
            <w:r>
              <w:rPr>
                <w:color w:val="000000"/>
              </w:rPr>
              <w:t>0.739</w:t>
            </w:r>
          </w:p>
        </w:tc>
        <w:tc>
          <w:tcPr>
            <w:tcW w:w="976" w:type="dxa"/>
            <w:tcBorders>
              <w:top w:val="nil"/>
              <w:bottom w:val="single" w:sz="4" w:space="0" w:color="auto"/>
            </w:tcBorders>
            <w:shd w:val="clear" w:color="auto" w:fill="auto"/>
            <w:noWrap/>
            <w:vAlign w:val="center"/>
            <w:hideMark/>
          </w:tcPr>
          <w:p w14:paraId="0FA9E71A" w14:textId="5FACEAED" w:rsidR="0052771C" w:rsidRDefault="0052771C" w:rsidP="0052771C">
            <w:pPr>
              <w:jc w:val="center"/>
              <w:rPr>
                <w:color w:val="000000"/>
              </w:rPr>
            </w:pPr>
            <w:r>
              <w:rPr>
                <w:color w:val="000000"/>
              </w:rPr>
              <w:t>0.848</w:t>
            </w:r>
          </w:p>
        </w:tc>
      </w:tr>
    </w:tbl>
    <w:p w14:paraId="34F2EBD0" w14:textId="3BA82150" w:rsidR="00614FE3" w:rsidRDefault="00614FE3" w:rsidP="00D73714">
      <w:pPr>
        <w:pStyle w:val="Legend"/>
        <w:rPr>
          <w:b/>
          <w:bCs/>
        </w:rPr>
      </w:pPr>
      <w:r>
        <w:rPr>
          <w:b/>
          <w:bCs/>
        </w:rPr>
        <w:t xml:space="preserve">Table 2. Adverse event hazard ratios are altered in drugs predicted to have combination network effects.  </w:t>
      </w:r>
    </w:p>
    <w:p w14:paraId="3C12C1C5" w14:textId="77777777" w:rsidR="0049335E" w:rsidRDefault="0049335E" w:rsidP="00D73714">
      <w:pPr>
        <w:pStyle w:val="Legend"/>
        <w:rPr>
          <w:b/>
          <w:bCs/>
        </w:rPr>
      </w:pPr>
    </w:p>
    <w:tbl>
      <w:tblPr>
        <w:tblStyle w:val="TableGrid"/>
        <w:tblW w:w="10435" w:type="dxa"/>
        <w:tblLook w:val="04A0" w:firstRow="1" w:lastRow="0" w:firstColumn="1" w:lastColumn="0" w:noHBand="0" w:noVBand="1"/>
      </w:tblPr>
      <w:tblGrid>
        <w:gridCol w:w="622"/>
        <w:gridCol w:w="1026"/>
        <w:gridCol w:w="855"/>
        <w:gridCol w:w="1193"/>
        <w:gridCol w:w="763"/>
        <w:gridCol w:w="1408"/>
        <w:gridCol w:w="1961"/>
        <w:gridCol w:w="1305"/>
        <w:gridCol w:w="1302"/>
      </w:tblGrid>
      <w:tr w:rsidR="00B52563" w:rsidRPr="00485627" w14:paraId="5EF4B4B1" w14:textId="69FF2C63" w:rsidTr="003226B2">
        <w:trPr>
          <w:trHeight w:val="320"/>
        </w:trPr>
        <w:tc>
          <w:tcPr>
            <w:tcW w:w="1648" w:type="dxa"/>
            <w:gridSpan w:val="2"/>
            <w:noWrap/>
            <w:hideMark/>
          </w:tcPr>
          <w:p w14:paraId="64371992" w14:textId="77777777" w:rsidR="00B52563" w:rsidRPr="00485627" w:rsidRDefault="00B52563" w:rsidP="003226B2">
            <w:pPr>
              <w:pStyle w:val="Legend"/>
              <w:spacing w:before="0"/>
              <w:jc w:val="center"/>
              <w:rPr>
                <w:i/>
                <w:iCs/>
                <w:sz w:val="20"/>
                <w:szCs w:val="20"/>
              </w:rPr>
            </w:pPr>
            <w:r w:rsidRPr="00485627">
              <w:rPr>
                <w:i/>
                <w:iCs/>
                <w:sz w:val="20"/>
                <w:szCs w:val="20"/>
              </w:rPr>
              <w:t>With Combo Drug</w:t>
            </w:r>
          </w:p>
        </w:tc>
        <w:tc>
          <w:tcPr>
            <w:tcW w:w="2048" w:type="dxa"/>
            <w:gridSpan w:val="2"/>
            <w:tcBorders>
              <w:right w:val="single" w:sz="4" w:space="0" w:color="auto"/>
            </w:tcBorders>
            <w:noWrap/>
            <w:hideMark/>
          </w:tcPr>
          <w:p w14:paraId="30DCEE00" w14:textId="77777777" w:rsidR="00B52563" w:rsidRPr="00485627" w:rsidRDefault="00B52563" w:rsidP="003226B2">
            <w:pPr>
              <w:pStyle w:val="Legend"/>
              <w:spacing w:before="0"/>
              <w:jc w:val="center"/>
              <w:rPr>
                <w:i/>
                <w:iCs/>
                <w:sz w:val="20"/>
                <w:szCs w:val="20"/>
              </w:rPr>
            </w:pPr>
            <w:r w:rsidRPr="00485627">
              <w:rPr>
                <w:i/>
                <w:iCs/>
                <w:sz w:val="20"/>
                <w:szCs w:val="20"/>
              </w:rPr>
              <w:t>Without Combo Drug</w:t>
            </w:r>
          </w:p>
        </w:tc>
        <w:tc>
          <w:tcPr>
            <w:tcW w:w="763" w:type="dxa"/>
            <w:tcBorders>
              <w:top w:val="single" w:sz="4" w:space="0" w:color="auto"/>
              <w:left w:val="single" w:sz="4" w:space="0" w:color="auto"/>
              <w:bottom w:val="single" w:sz="4" w:space="0" w:color="auto"/>
              <w:right w:val="nil"/>
            </w:tcBorders>
            <w:noWrap/>
            <w:hideMark/>
          </w:tcPr>
          <w:p w14:paraId="26A3486C" w14:textId="77777777" w:rsidR="00B52563" w:rsidRPr="00485627" w:rsidRDefault="00B52563" w:rsidP="003226B2">
            <w:pPr>
              <w:pStyle w:val="Legend"/>
              <w:spacing w:before="0"/>
              <w:rPr>
                <w:b/>
                <w:bCs/>
                <w:i/>
                <w:iCs/>
                <w:sz w:val="20"/>
                <w:szCs w:val="20"/>
              </w:rPr>
            </w:pPr>
          </w:p>
        </w:tc>
        <w:tc>
          <w:tcPr>
            <w:tcW w:w="1408" w:type="dxa"/>
            <w:tcBorders>
              <w:top w:val="single" w:sz="4" w:space="0" w:color="auto"/>
              <w:left w:val="nil"/>
              <w:bottom w:val="single" w:sz="4" w:space="0" w:color="auto"/>
              <w:right w:val="nil"/>
            </w:tcBorders>
            <w:noWrap/>
            <w:hideMark/>
          </w:tcPr>
          <w:p w14:paraId="611E2994" w14:textId="77777777" w:rsidR="00B52563" w:rsidRPr="00485627" w:rsidRDefault="00B52563" w:rsidP="003226B2">
            <w:pPr>
              <w:pStyle w:val="Legend"/>
              <w:spacing w:before="0"/>
              <w:rPr>
                <w:b/>
                <w:bCs/>
                <w:sz w:val="20"/>
                <w:szCs w:val="20"/>
              </w:rPr>
            </w:pPr>
          </w:p>
        </w:tc>
        <w:tc>
          <w:tcPr>
            <w:tcW w:w="1961" w:type="dxa"/>
            <w:tcBorders>
              <w:top w:val="single" w:sz="4" w:space="0" w:color="auto"/>
              <w:left w:val="nil"/>
              <w:bottom w:val="single" w:sz="4" w:space="0" w:color="auto"/>
              <w:right w:val="nil"/>
            </w:tcBorders>
            <w:noWrap/>
            <w:hideMark/>
          </w:tcPr>
          <w:p w14:paraId="5D2E0481" w14:textId="77777777" w:rsidR="00B52563" w:rsidRPr="00485627" w:rsidRDefault="00B52563" w:rsidP="003226B2">
            <w:pPr>
              <w:pStyle w:val="Legend"/>
              <w:spacing w:before="0"/>
              <w:rPr>
                <w:b/>
                <w:bCs/>
                <w:sz w:val="20"/>
                <w:szCs w:val="20"/>
              </w:rPr>
            </w:pPr>
          </w:p>
        </w:tc>
        <w:tc>
          <w:tcPr>
            <w:tcW w:w="1305" w:type="dxa"/>
            <w:tcBorders>
              <w:top w:val="single" w:sz="4" w:space="0" w:color="auto"/>
              <w:left w:val="nil"/>
              <w:bottom w:val="single" w:sz="4" w:space="0" w:color="auto"/>
              <w:right w:val="nil"/>
            </w:tcBorders>
            <w:noWrap/>
          </w:tcPr>
          <w:p w14:paraId="496FBEBA" w14:textId="77777777" w:rsidR="00B52563" w:rsidRPr="00485627" w:rsidRDefault="00B52563" w:rsidP="003226B2">
            <w:pPr>
              <w:pStyle w:val="Legend"/>
              <w:spacing w:before="0"/>
              <w:rPr>
                <w:b/>
                <w:bCs/>
                <w:sz w:val="20"/>
                <w:szCs w:val="20"/>
              </w:rPr>
            </w:pPr>
          </w:p>
        </w:tc>
        <w:tc>
          <w:tcPr>
            <w:tcW w:w="1302" w:type="dxa"/>
            <w:tcBorders>
              <w:top w:val="single" w:sz="4" w:space="0" w:color="auto"/>
              <w:left w:val="nil"/>
              <w:bottom w:val="single" w:sz="4" w:space="0" w:color="auto"/>
              <w:right w:val="single" w:sz="4" w:space="0" w:color="auto"/>
            </w:tcBorders>
          </w:tcPr>
          <w:p w14:paraId="7D56CE31" w14:textId="77777777" w:rsidR="00B52563" w:rsidRPr="00485627" w:rsidRDefault="00B52563" w:rsidP="003226B2">
            <w:pPr>
              <w:pStyle w:val="Legend"/>
              <w:spacing w:before="0"/>
              <w:rPr>
                <w:b/>
                <w:bCs/>
                <w:sz w:val="20"/>
                <w:szCs w:val="20"/>
              </w:rPr>
            </w:pPr>
          </w:p>
        </w:tc>
      </w:tr>
      <w:tr w:rsidR="00B52563" w:rsidRPr="00485627" w14:paraId="74EB6B45" w14:textId="06313427" w:rsidTr="00B169C1">
        <w:trPr>
          <w:trHeight w:val="320"/>
        </w:trPr>
        <w:tc>
          <w:tcPr>
            <w:tcW w:w="622" w:type="dxa"/>
            <w:noWrap/>
            <w:hideMark/>
          </w:tcPr>
          <w:p w14:paraId="6CC4E34F" w14:textId="77777777" w:rsidR="00B52563" w:rsidRPr="00485627" w:rsidRDefault="00B52563" w:rsidP="003226B2">
            <w:pPr>
              <w:pStyle w:val="Legend"/>
              <w:spacing w:before="0"/>
              <w:jc w:val="center"/>
              <w:rPr>
                <w:b/>
                <w:bCs/>
                <w:sz w:val="20"/>
                <w:szCs w:val="20"/>
              </w:rPr>
            </w:pPr>
            <w:r w:rsidRPr="00485627">
              <w:rPr>
                <w:b/>
                <w:bCs/>
                <w:sz w:val="20"/>
                <w:szCs w:val="20"/>
              </w:rPr>
              <w:t>HR</w:t>
            </w:r>
          </w:p>
        </w:tc>
        <w:tc>
          <w:tcPr>
            <w:tcW w:w="1026" w:type="dxa"/>
            <w:noWrap/>
            <w:hideMark/>
          </w:tcPr>
          <w:p w14:paraId="585134F3" w14:textId="77777777" w:rsidR="00B52563" w:rsidRPr="00485627" w:rsidRDefault="00B52563" w:rsidP="003226B2">
            <w:pPr>
              <w:pStyle w:val="Legend"/>
              <w:spacing w:before="0"/>
              <w:jc w:val="center"/>
              <w:rPr>
                <w:b/>
                <w:bCs/>
                <w:sz w:val="20"/>
                <w:szCs w:val="20"/>
              </w:rPr>
            </w:pPr>
            <w:r w:rsidRPr="00485627">
              <w:rPr>
                <w:b/>
                <w:bCs/>
                <w:sz w:val="20"/>
                <w:szCs w:val="20"/>
              </w:rPr>
              <w:t>P-value</w:t>
            </w:r>
          </w:p>
        </w:tc>
        <w:tc>
          <w:tcPr>
            <w:tcW w:w="855" w:type="dxa"/>
            <w:noWrap/>
            <w:hideMark/>
          </w:tcPr>
          <w:p w14:paraId="3E6933CE" w14:textId="77777777" w:rsidR="00B52563" w:rsidRPr="00485627" w:rsidRDefault="00B52563" w:rsidP="003226B2">
            <w:pPr>
              <w:pStyle w:val="Legend"/>
              <w:spacing w:before="0"/>
              <w:jc w:val="center"/>
              <w:rPr>
                <w:b/>
                <w:bCs/>
                <w:sz w:val="20"/>
                <w:szCs w:val="20"/>
              </w:rPr>
            </w:pPr>
            <w:r w:rsidRPr="00485627">
              <w:rPr>
                <w:b/>
                <w:bCs/>
                <w:sz w:val="20"/>
                <w:szCs w:val="20"/>
              </w:rPr>
              <w:t>HR</w:t>
            </w:r>
          </w:p>
        </w:tc>
        <w:tc>
          <w:tcPr>
            <w:tcW w:w="1193" w:type="dxa"/>
            <w:noWrap/>
            <w:hideMark/>
          </w:tcPr>
          <w:p w14:paraId="64F54465" w14:textId="77777777" w:rsidR="00B52563" w:rsidRPr="00485627" w:rsidRDefault="00B52563" w:rsidP="003226B2">
            <w:pPr>
              <w:pStyle w:val="Legend"/>
              <w:spacing w:before="0"/>
              <w:jc w:val="center"/>
              <w:rPr>
                <w:b/>
                <w:bCs/>
                <w:sz w:val="20"/>
                <w:szCs w:val="20"/>
              </w:rPr>
            </w:pPr>
            <w:r w:rsidRPr="00485627">
              <w:rPr>
                <w:b/>
                <w:bCs/>
                <w:sz w:val="20"/>
                <w:szCs w:val="20"/>
              </w:rPr>
              <w:t>P-value</w:t>
            </w:r>
          </w:p>
        </w:tc>
        <w:tc>
          <w:tcPr>
            <w:tcW w:w="763" w:type="dxa"/>
            <w:tcBorders>
              <w:top w:val="single" w:sz="4" w:space="0" w:color="auto"/>
            </w:tcBorders>
            <w:noWrap/>
            <w:hideMark/>
          </w:tcPr>
          <w:p w14:paraId="304DB960" w14:textId="77777777" w:rsidR="00B52563" w:rsidRPr="00485627" w:rsidRDefault="00B52563" w:rsidP="003226B2">
            <w:pPr>
              <w:pStyle w:val="Legend"/>
              <w:spacing w:before="0"/>
              <w:jc w:val="center"/>
              <w:rPr>
                <w:b/>
                <w:bCs/>
                <w:sz w:val="20"/>
                <w:szCs w:val="20"/>
              </w:rPr>
            </w:pPr>
            <w:r w:rsidRPr="00485627">
              <w:rPr>
                <w:b/>
                <w:bCs/>
                <w:sz w:val="20"/>
                <w:szCs w:val="20"/>
              </w:rPr>
              <w:t>HR Ratio</w:t>
            </w:r>
          </w:p>
        </w:tc>
        <w:tc>
          <w:tcPr>
            <w:tcW w:w="1408" w:type="dxa"/>
            <w:tcBorders>
              <w:top w:val="single" w:sz="4" w:space="0" w:color="auto"/>
            </w:tcBorders>
            <w:noWrap/>
            <w:hideMark/>
          </w:tcPr>
          <w:p w14:paraId="30CD53D2" w14:textId="5040911B" w:rsidR="00B52563" w:rsidRPr="00485627" w:rsidRDefault="00B52563" w:rsidP="003226B2">
            <w:pPr>
              <w:pStyle w:val="Legend"/>
              <w:spacing w:before="0"/>
              <w:jc w:val="center"/>
              <w:rPr>
                <w:b/>
                <w:bCs/>
                <w:sz w:val="20"/>
                <w:szCs w:val="20"/>
              </w:rPr>
            </w:pPr>
            <w:r w:rsidRPr="00485627">
              <w:rPr>
                <w:b/>
                <w:bCs/>
                <w:sz w:val="20"/>
                <w:szCs w:val="20"/>
              </w:rPr>
              <w:t>AR</w:t>
            </w:r>
          </w:p>
        </w:tc>
        <w:tc>
          <w:tcPr>
            <w:tcW w:w="1961" w:type="dxa"/>
            <w:tcBorders>
              <w:top w:val="single" w:sz="4" w:space="0" w:color="auto"/>
            </w:tcBorders>
            <w:noWrap/>
            <w:hideMark/>
          </w:tcPr>
          <w:p w14:paraId="50155EC1" w14:textId="77777777" w:rsidR="00B52563" w:rsidRPr="00485627" w:rsidRDefault="00B52563" w:rsidP="003226B2">
            <w:pPr>
              <w:pStyle w:val="Legend"/>
              <w:spacing w:before="0"/>
              <w:jc w:val="center"/>
              <w:rPr>
                <w:b/>
                <w:bCs/>
                <w:sz w:val="20"/>
                <w:szCs w:val="20"/>
              </w:rPr>
            </w:pPr>
            <w:r w:rsidRPr="00485627">
              <w:rPr>
                <w:b/>
                <w:bCs/>
                <w:sz w:val="20"/>
                <w:szCs w:val="20"/>
              </w:rPr>
              <w:t>Combo Drug</w:t>
            </w:r>
          </w:p>
        </w:tc>
        <w:tc>
          <w:tcPr>
            <w:tcW w:w="1305" w:type="dxa"/>
            <w:tcBorders>
              <w:top w:val="single" w:sz="4" w:space="0" w:color="auto"/>
            </w:tcBorders>
            <w:noWrap/>
            <w:hideMark/>
          </w:tcPr>
          <w:p w14:paraId="5EE0E62E" w14:textId="77777777" w:rsidR="00B52563" w:rsidRPr="00485627" w:rsidRDefault="00B52563" w:rsidP="003226B2">
            <w:pPr>
              <w:pStyle w:val="Legend"/>
              <w:spacing w:before="0"/>
              <w:jc w:val="center"/>
              <w:rPr>
                <w:b/>
                <w:bCs/>
                <w:sz w:val="20"/>
                <w:szCs w:val="20"/>
              </w:rPr>
            </w:pPr>
            <w:r w:rsidRPr="00485627">
              <w:rPr>
                <w:b/>
                <w:bCs/>
                <w:sz w:val="20"/>
                <w:szCs w:val="20"/>
              </w:rPr>
              <w:t>Downstream Protein</w:t>
            </w:r>
          </w:p>
        </w:tc>
        <w:tc>
          <w:tcPr>
            <w:tcW w:w="1302" w:type="dxa"/>
            <w:tcBorders>
              <w:top w:val="single" w:sz="4" w:space="0" w:color="auto"/>
            </w:tcBorders>
          </w:tcPr>
          <w:p w14:paraId="28AA6382" w14:textId="6FF0551E" w:rsidR="00B52563" w:rsidRPr="00485627" w:rsidRDefault="00B52563" w:rsidP="003226B2">
            <w:pPr>
              <w:pStyle w:val="Legend"/>
              <w:spacing w:before="0"/>
              <w:jc w:val="center"/>
              <w:rPr>
                <w:b/>
                <w:bCs/>
                <w:sz w:val="20"/>
                <w:szCs w:val="20"/>
              </w:rPr>
            </w:pPr>
            <w:proofErr w:type="spellStart"/>
            <w:r>
              <w:rPr>
                <w:b/>
                <w:bCs/>
                <w:sz w:val="20"/>
                <w:szCs w:val="20"/>
              </w:rPr>
              <w:t>ExpNum</w:t>
            </w:r>
            <w:proofErr w:type="spellEnd"/>
          </w:p>
        </w:tc>
      </w:tr>
      <w:tr w:rsidR="00B52563" w:rsidRPr="00485627" w14:paraId="0B381004" w14:textId="2BB83391" w:rsidTr="00B169C1">
        <w:trPr>
          <w:trHeight w:val="320"/>
        </w:trPr>
        <w:tc>
          <w:tcPr>
            <w:tcW w:w="622" w:type="dxa"/>
            <w:noWrap/>
            <w:hideMark/>
          </w:tcPr>
          <w:p w14:paraId="067F19E0" w14:textId="77777777" w:rsidR="00B52563" w:rsidRPr="00485627" w:rsidRDefault="00B52563" w:rsidP="003226B2">
            <w:pPr>
              <w:pStyle w:val="Legend"/>
              <w:spacing w:before="0"/>
              <w:jc w:val="center"/>
              <w:rPr>
                <w:sz w:val="20"/>
                <w:szCs w:val="20"/>
              </w:rPr>
            </w:pPr>
            <w:r w:rsidRPr="00485627">
              <w:rPr>
                <w:sz w:val="20"/>
                <w:szCs w:val="20"/>
              </w:rPr>
              <w:t>1.09</w:t>
            </w:r>
          </w:p>
        </w:tc>
        <w:tc>
          <w:tcPr>
            <w:tcW w:w="1026" w:type="dxa"/>
            <w:noWrap/>
            <w:hideMark/>
          </w:tcPr>
          <w:p w14:paraId="551057C0" w14:textId="77777777" w:rsidR="00B52563" w:rsidRPr="00485627" w:rsidRDefault="00B52563" w:rsidP="003226B2">
            <w:pPr>
              <w:pStyle w:val="Legend"/>
              <w:spacing w:before="0"/>
              <w:jc w:val="center"/>
              <w:rPr>
                <w:sz w:val="20"/>
                <w:szCs w:val="20"/>
              </w:rPr>
            </w:pPr>
            <w:r w:rsidRPr="00485627">
              <w:rPr>
                <w:sz w:val="20"/>
                <w:szCs w:val="20"/>
              </w:rPr>
              <w:t>4.61E-01</w:t>
            </w:r>
          </w:p>
        </w:tc>
        <w:tc>
          <w:tcPr>
            <w:tcW w:w="855" w:type="dxa"/>
            <w:noWrap/>
            <w:hideMark/>
          </w:tcPr>
          <w:p w14:paraId="6F03557C" w14:textId="77777777" w:rsidR="00B52563" w:rsidRPr="00485627" w:rsidRDefault="00B52563" w:rsidP="003226B2">
            <w:pPr>
              <w:pStyle w:val="Legend"/>
              <w:spacing w:before="0"/>
              <w:jc w:val="center"/>
              <w:rPr>
                <w:sz w:val="20"/>
                <w:szCs w:val="20"/>
              </w:rPr>
            </w:pPr>
            <w:r w:rsidRPr="00485627">
              <w:rPr>
                <w:sz w:val="20"/>
                <w:szCs w:val="20"/>
              </w:rPr>
              <w:t>0.93</w:t>
            </w:r>
          </w:p>
        </w:tc>
        <w:tc>
          <w:tcPr>
            <w:tcW w:w="1193" w:type="dxa"/>
            <w:noWrap/>
            <w:hideMark/>
          </w:tcPr>
          <w:p w14:paraId="6DF37619" w14:textId="77777777" w:rsidR="00B52563" w:rsidRPr="00485627" w:rsidRDefault="00B52563" w:rsidP="003226B2">
            <w:pPr>
              <w:pStyle w:val="Legend"/>
              <w:spacing w:before="0"/>
              <w:jc w:val="center"/>
              <w:rPr>
                <w:sz w:val="20"/>
                <w:szCs w:val="20"/>
              </w:rPr>
            </w:pPr>
            <w:r w:rsidRPr="00485627">
              <w:rPr>
                <w:sz w:val="20"/>
                <w:szCs w:val="20"/>
              </w:rPr>
              <w:t>6.33E-04</w:t>
            </w:r>
          </w:p>
        </w:tc>
        <w:tc>
          <w:tcPr>
            <w:tcW w:w="763" w:type="dxa"/>
            <w:noWrap/>
            <w:hideMark/>
          </w:tcPr>
          <w:p w14:paraId="30068742" w14:textId="77777777" w:rsidR="00B52563" w:rsidRPr="00485627" w:rsidRDefault="00B52563" w:rsidP="003226B2">
            <w:pPr>
              <w:pStyle w:val="Legend"/>
              <w:spacing w:before="0"/>
              <w:jc w:val="center"/>
              <w:rPr>
                <w:sz w:val="20"/>
                <w:szCs w:val="20"/>
              </w:rPr>
            </w:pPr>
            <w:r w:rsidRPr="00485627">
              <w:rPr>
                <w:sz w:val="20"/>
                <w:szCs w:val="20"/>
              </w:rPr>
              <w:t>1.17</w:t>
            </w:r>
          </w:p>
        </w:tc>
        <w:tc>
          <w:tcPr>
            <w:tcW w:w="1408" w:type="dxa"/>
            <w:noWrap/>
            <w:hideMark/>
          </w:tcPr>
          <w:p w14:paraId="057FB14B" w14:textId="77777777" w:rsidR="00B52563" w:rsidRPr="00485627" w:rsidRDefault="00B52563" w:rsidP="003226B2">
            <w:pPr>
              <w:pStyle w:val="Legend"/>
              <w:spacing w:before="0"/>
              <w:jc w:val="center"/>
              <w:rPr>
                <w:sz w:val="20"/>
                <w:szCs w:val="20"/>
              </w:rPr>
            </w:pPr>
            <w:r w:rsidRPr="00485627">
              <w:rPr>
                <w:sz w:val="20"/>
                <w:szCs w:val="20"/>
              </w:rPr>
              <w:t>Hypertension</w:t>
            </w:r>
          </w:p>
        </w:tc>
        <w:tc>
          <w:tcPr>
            <w:tcW w:w="1961" w:type="dxa"/>
            <w:noWrap/>
            <w:hideMark/>
          </w:tcPr>
          <w:p w14:paraId="0EC13436" w14:textId="77777777" w:rsidR="00B52563" w:rsidRPr="00485627" w:rsidRDefault="00B52563" w:rsidP="003226B2">
            <w:pPr>
              <w:pStyle w:val="Legend"/>
              <w:spacing w:before="0"/>
              <w:jc w:val="center"/>
              <w:rPr>
                <w:sz w:val="20"/>
                <w:szCs w:val="20"/>
              </w:rPr>
            </w:pPr>
            <w:r w:rsidRPr="00485627">
              <w:rPr>
                <w:sz w:val="20"/>
                <w:szCs w:val="20"/>
              </w:rPr>
              <w:t>Loperamide</w:t>
            </w:r>
          </w:p>
        </w:tc>
        <w:tc>
          <w:tcPr>
            <w:tcW w:w="1305" w:type="dxa"/>
            <w:noWrap/>
            <w:hideMark/>
          </w:tcPr>
          <w:p w14:paraId="24FCA44E" w14:textId="77777777" w:rsidR="00B52563" w:rsidRPr="00485627" w:rsidRDefault="00B52563" w:rsidP="003226B2">
            <w:pPr>
              <w:pStyle w:val="Legend"/>
              <w:spacing w:before="0"/>
              <w:jc w:val="center"/>
              <w:rPr>
                <w:sz w:val="20"/>
                <w:szCs w:val="20"/>
              </w:rPr>
            </w:pPr>
            <w:r w:rsidRPr="00485627">
              <w:rPr>
                <w:sz w:val="20"/>
                <w:szCs w:val="20"/>
              </w:rPr>
              <w:t>POMC</w:t>
            </w:r>
          </w:p>
        </w:tc>
        <w:tc>
          <w:tcPr>
            <w:tcW w:w="1302" w:type="dxa"/>
          </w:tcPr>
          <w:p w14:paraId="549F0423" w14:textId="1194757A" w:rsidR="00B52563" w:rsidRPr="00485627" w:rsidRDefault="00B52563" w:rsidP="003226B2">
            <w:pPr>
              <w:pStyle w:val="Legend"/>
              <w:spacing w:before="0"/>
              <w:jc w:val="center"/>
              <w:rPr>
                <w:sz w:val="20"/>
                <w:szCs w:val="20"/>
              </w:rPr>
            </w:pPr>
            <w:r>
              <w:rPr>
                <w:sz w:val="20"/>
                <w:szCs w:val="20"/>
              </w:rPr>
              <w:t>Exp22</w:t>
            </w:r>
          </w:p>
        </w:tc>
      </w:tr>
      <w:tr w:rsidR="00B52563" w:rsidRPr="00485627" w14:paraId="607A5C9E" w14:textId="736E90F9" w:rsidTr="00B169C1">
        <w:trPr>
          <w:trHeight w:val="320"/>
        </w:trPr>
        <w:tc>
          <w:tcPr>
            <w:tcW w:w="622" w:type="dxa"/>
            <w:noWrap/>
            <w:hideMark/>
          </w:tcPr>
          <w:p w14:paraId="00CB2E77" w14:textId="77777777" w:rsidR="00B52563" w:rsidRPr="00485627" w:rsidRDefault="00B52563" w:rsidP="003226B2">
            <w:pPr>
              <w:pStyle w:val="Legend"/>
              <w:spacing w:before="0"/>
              <w:jc w:val="center"/>
              <w:rPr>
                <w:sz w:val="20"/>
                <w:szCs w:val="20"/>
              </w:rPr>
            </w:pPr>
            <w:r w:rsidRPr="00485627">
              <w:rPr>
                <w:sz w:val="20"/>
                <w:szCs w:val="20"/>
              </w:rPr>
              <w:t>1.00</w:t>
            </w:r>
          </w:p>
        </w:tc>
        <w:tc>
          <w:tcPr>
            <w:tcW w:w="1026" w:type="dxa"/>
            <w:noWrap/>
            <w:hideMark/>
          </w:tcPr>
          <w:p w14:paraId="0DC249E0" w14:textId="77777777" w:rsidR="00B52563" w:rsidRPr="00485627" w:rsidRDefault="00B52563" w:rsidP="003226B2">
            <w:pPr>
              <w:pStyle w:val="Legend"/>
              <w:spacing w:before="0"/>
              <w:jc w:val="center"/>
              <w:rPr>
                <w:sz w:val="20"/>
                <w:szCs w:val="20"/>
              </w:rPr>
            </w:pPr>
            <w:r w:rsidRPr="00485627">
              <w:rPr>
                <w:sz w:val="20"/>
                <w:szCs w:val="20"/>
              </w:rPr>
              <w:t>1.00E+00</w:t>
            </w:r>
          </w:p>
        </w:tc>
        <w:tc>
          <w:tcPr>
            <w:tcW w:w="855" w:type="dxa"/>
            <w:noWrap/>
            <w:hideMark/>
          </w:tcPr>
          <w:p w14:paraId="7198C428" w14:textId="77777777" w:rsidR="00B52563" w:rsidRPr="00485627" w:rsidRDefault="00B52563" w:rsidP="003226B2">
            <w:pPr>
              <w:pStyle w:val="Legend"/>
              <w:spacing w:before="0"/>
              <w:jc w:val="center"/>
              <w:rPr>
                <w:sz w:val="20"/>
                <w:szCs w:val="20"/>
              </w:rPr>
            </w:pPr>
            <w:r w:rsidRPr="00485627">
              <w:rPr>
                <w:sz w:val="20"/>
                <w:szCs w:val="20"/>
              </w:rPr>
              <w:t>0.88</w:t>
            </w:r>
          </w:p>
        </w:tc>
        <w:tc>
          <w:tcPr>
            <w:tcW w:w="1193" w:type="dxa"/>
            <w:noWrap/>
            <w:hideMark/>
          </w:tcPr>
          <w:p w14:paraId="0CAA1733" w14:textId="77777777" w:rsidR="00B52563" w:rsidRPr="00485627" w:rsidRDefault="00B52563" w:rsidP="003226B2">
            <w:pPr>
              <w:pStyle w:val="Legend"/>
              <w:spacing w:before="0"/>
              <w:jc w:val="center"/>
              <w:rPr>
                <w:sz w:val="20"/>
                <w:szCs w:val="20"/>
              </w:rPr>
            </w:pPr>
            <w:r w:rsidRPr="00485627">
              <w:rPr>
                <w:sz w:val="20"/>
                <w:szCs w:val="20"/>
              </w:rPr>
              <w:t>6.65E-02</w:t>
            </w:r>
          </w:p>
        </w:tc>
        <w:tc>
          <w:tcPr>
            <w:tcW w:w="763" w:type="dxa"/>
            <w:noWrap/>
            <w:hideMark/>
          </w:tcPr>
          <w:p w14:paraId="7448C788" w14:textId="77777777" w:rsidR="00B52563" w:rsidRPr="00485627" w:rsidRDefault="00B52563" w:rsidP="003226B2">
            <w:pPr>
              <w:pStyle w:val="Legend"/>
              <w:spacing w:before="0"/>
              <w:jc w:val="center"/>
              <w:rPr>
                <w:sz w:val="20"/>
                <w:szCs w:val="20"/>
              </w:rPr>
            </w:pPr>
            <w:r w:rsidRPr="00485627">
              <w:rPr>
                <w:sz w:val="20"/>
                <w:szCs w:val="20"/>
              </w:rPr>
              <w:t>1.14</w:t>
            </w:r>
          </w:p>
        </w:tc>
        <w:tc>
          <w:tcPr>
            <w:tcW w:w="1408" w:type="dxa"/>
            <w:noWrap/>
            <w:hideMark/>
          </w:tcPr>
          <w:p w14:paraId="271B9B9A" w14:textId="77777777" w:rsidR="00B52563" w:rsidRPr="00485627" w:rsidRDefault="00B52563" w:rsidP="003226B2">
            <w:pPr>
              <w:pStyle w:val="Legend"/>
              <w:spacing w:before="0"/>
              <w:jc w:val="center"/>
              <w:rPr>
                <w:sz w:val="20"/>
                <w:szCs w:val="20"/>
              </w:rPr>
            </w:pPr>
            <w:r w:rsidRPr="00485627">
              <w:rPr>
                <w:sz w:val="20"/>
                <w:szCs w:val="20"/>
              </w:rPr>
              <w:t>Pancreatitis</w:t>
            </w:r>
          </w:p>
        </w:tc>
        <w:tc>
          <w:tcPr>
            <w:tcW w:w="1961" w:type="dxa"/>
            <w:noWrap/>
            <w:hideMark/>
          </w:tcPr>
          <w:p w14:paraId="692D2BB3" w14:textId="77777777" w:rsidR="00B52563" w:rsidRPr="00485627" w:rsidRDefault="00B52563" w:rsidP="003226B2">
            <w:pPr>
              <w:pStyle w:val="Legend"/>
              <w:spacing w:before="0"/>
              <w:jc w:val="center"/>
              <w:rPr>
                <w:sz w:val="20"/>
                <w:szCs w:val="20"/>
              </w:rPr>
            </w:pPr>
            <w:r w:rsidRPr="00485627">
              <w:rPr>
                <w:sz w:val="20"/>
                <w:szCs w:val="20"/>
              </w:rPr>
              <w:t>Sucralfate</w:t>
            </w:r>
          </w:p>
        </w:tc>
        <w:tc>
          <w:tcPr>
            <w:tcW w:w="1305" w:type="dxa"/>
            <w:noWrap/>
            <w:hideMark/>
          </w:tcPr>
          <w:p w14:paraId="04F25A2E" w14:textId="77777777" w:rsidR="00B52563" w:rsidRPr="00485627" w:rsidRDefault="00B52563" w:rsidP="003226B2">
            <w:pPr>
              <w:pStyle w:val="Legend"/>
              <w:spacing w:before="0"/>
              <w:jc w:val="center"/>
              <w:rPr>
                <w:sz w:val="20"/>
                <w:szCs w:val="20"/>
              </w:rPr>
            </w:pPr>
            <w:r w:rsidRPr="00485627">
              <w:rPr>
                <w:sz w:val="20"/>
                <w:szCs w:val="20"/>
              </w:rPr>
              <w:t>EGF</w:t>
            </w:r>
          </w:p>
        </w:tc>
        <w:tc>
          <w:tcPr>
            <w:tcW w:w="1302" w:type="dxa"/>
          </w:tcPr>
          <w:p w14:paraId="73BC8DA0" w14:textId="7C3F448C" w:rsidR="00B52563" w:rsidRPr="00485627" w:rsidRDefault="00B52563" w:rsidP="003226B2">
            <w:pPr>
              <w:pStyle w:val="Legend"/>
              <w:spacing w:before="0"/>
              <w:jc w:val="center"/>
              <w:rPr>
                <w:sz w:val="20"/>
                <w:szCs w:val="20"/>
              </w:rPr>
            </w:pPr>
            <w:r>
              <w:rPr>
                <w:sz w:val="20"/>
                <w:szCs w:val="20"/>
              </w:rPr>
              <w:t>Exp35</w:t>
            </w:r>
          </w:p>
        </w:tc>
      </w:tr>
      <w:tr w:rsidR="00B52563" w:rsidRPr="00485627" w14:paraId="5F278B10" w14:textId="239225FE" w:rsidTr="00B169C1">
        <w:trPr>
          <w:trHeight w:val="320"/>
        </w:trPr>
        <w:tc>
          <w:tcPr>
            <w:tcW w:w="622" w:type="dxa"/>
            <w:noWrap/>
            <w:hideMark/>
          </w:tcPr>
          <w:p w14:paraId="5140054B" w14:textId="77777777" w:rsidR="00B52563" w:rsidRPr="00485627" w:rsidRDefault="00B52563" w:rsidP="003226B2">
            <w:pPr>
              <w:pStyle w:val="Legend"/>
              <w:spacing w:before="0"/>
              <w:jc w:val="center"/>
              <w:rPr>
                <w:sz w:val="20"/>
                <w:szCs w:val="20"/>
              </w:rPr>
            </w:pPr>
            <w:r w:rsidRPr="00485627">
              <w:rPr>
                <w:sz w:val="20"/>
                <w:szCs w:val="20"/>
              </w:rPr>
              <w:t>0.97</w:t>
            </w:r>
          </w:p>
        </w:tc>
        <w:tc>
          <w:tcPr>
            <w:tcW w:w="1026" w:type="dxa"/>
            <w:noWrap/>
            <w:hideMark/>
          </w:tcPr>
          <w:p w14:paraId="2017FDAB" w14:textId="77777777" w:rsidR="00B52563" w:rsidRPr="00485627" w:rsidRDefault="00B52563" w:rsidP="003226B2">
            <w:pPr>
              <w:pStyle w:val="Legend"/>
              <w:spacing w:before="0"/>
              <w:jc w:val="center"/>
              <w:rPr>
                <w:sz w:val="20"/>
                <w:szCs w:val="20"/>
              </w:rPr>
            </w:pPr>
            <w:r w:rsidRPr="00485627">
              <w:rPr>
                <w:sz w:val="20"/>
                <w:szCs w:val="20"/>
              </w:rPr>
              <w:t>1.69E-01</w:t>
            </w:r>
          </w:p>
        </w:tc>
        <w:tc>
          <w:tcPr>
            <w:tcW w:w="855" w:type="dxa"/>
            <w:noWrap/>
            <w:hideMark/>
          </w:tcPr>
          <w:p w14:paraId="536B406B" w14:textId="77777777" w:rsidR="00B52563" w:rsidRPr="00485627" w:rsidRDefault="00B52563" w:rsidP="003226B2">
            <w:pPr>
              <w:pStyle w:val="Legend"/>
              <w:spacing w:before="0"/>
              <w:jc w:val="center"/>
              <w:rPr>
                <w:sz w:val="20"/>
                <w:szCs w:val="20"/>
              </w:rPr>
            </w:pPr>
            <w:r w:rsidRPr="00485627">
              <w:rPr>
                <w:sz w:val="20"/>
                <w:szCs w:val="20"/>
              </w:rPr>
              <w:t>0.86</w:t>
            </w:r>
          </w:p>
        </w:tc>
        <w:tc>
          <w:tcPr>
            <w:tcW w:w="1193" w:type="dxa"/>
            <w:noWrap/>
            <w:hideMark/>
          </w:tcPr>
          <w:p w14:paraId="549324A8" w14:textId="77777777" w:rsidR="00B52563" w:rsidRPr="00485627" w:rsidRDefault="00B52563" w:rsidP="003226B2">
            <w:pPr>
              <w:pStyle w:val="Legend"/>
              <w:spacing w:before="0"/>
              <w:jc w:val="center"/>
              <w:rPr>
                <w:sz w:val="20"/>
                <w:szCs w:val="20"/>
              </w:rPr>
            </w:pPr>
            <w:r w:rsidRPr="00485627">
              <w:rPr>
                <w:sz w:val="20"/>
                <w:szCs w:val="20"/>
              </w:rPr>
              <w:t>1.91E-14</w:t>
            </w:r>
          </w:p>
        </w:tc>
        <w:tc>
          <w:tcPr>
            <w:tcW w:w="763" w:type="dxa"/>
            <w:noWrap/>
            <w:hideMark/>
          </w:tcPr>
          <w:p w14:paraId="2BF22E6E" w14:textId="77777777" w:rsidR="00B52563" w:rsidRPr="00485627" w:rsidRDefault="00B52563" w:rsidP="003226B2">
            <w:pPr>
              <w:pStyle w:val="Legend"/>
              <w:spacing w:before="0"/>
              <w:jc w:val="center"/>
              <w:rPr>
                <w:sz w:val="20"/>
                <w:szCs w:val="20"/>
              </w:rPr>
            </w:pPr>
            <w:r w:rsidRPr="00485627">
              <w:rPr>
                <w:sz w:val="20"/>
                <w:szCs w:val="20"/>
              </w:rPr>
              <w:t>1.14</w:t>
            </w:r>
          </w:p>
        </w:tc>
        <w:tc>
          <w:tcPr>
            <w:tcW w:w="1408" w:type="dxa"/>
            <w:noWrap/>
            <w:hideMark/>
          </w:tcPr>
          <w:p w14:paraId="04EBECEF" w14:textId="77777777" w:rsidR="00B52563" w:rsidRPr="00485627" w:rsidRDefault="00B52563" w:rsidP="003226B2">
            <w:pPr>
              <w:pStyle w:val="Legend"/>
              <w:spacing w:before="0"/>
              <w:jc w:val="center"/>
              <w:rPr>
                <w:sz w:val="20"/>
                <w:szCs w:val="20"/>
              </w:rPr>
            </w:pPr>
            <w:r w:rsidRPr="00485627">
              <w:rPr>
                <w:sz w:val="20"/>
                <w:szCs w:val="20"/>
              </w:rPr>
              <w:t>Hypertension</w:t>
            </w:r>
          </w:p>
        </w:tc>
        <w:tc>
          <w:tcPr>
            <w:tcW w:w="1961" w:type="dxa"/>
            <w:noWrap/>
            <w:hideMark/>
          </w:tcPr>
          <w:p w14:paraId="69ED3E6D" w14:textId="77777777" w:rsidR="00B52563" w:rsidRPr="00485627" w:rsidRDefault="00B52563" w:rsidP="003226B2">
            <w:pPr>
              <w:pStyle w:val="Legend"/>
              <w:spacing w:before="0"/>
              <w:jc w:val="center"/>
              <w:rPr>
                <w:sz w:val="20"/>
                <w:szCs w:val="20"/>
              </w:rPr>
            </w:pPr>
            <w:r w:rsidRPr="00485627">
              <w:rPr>
                <w:sz w:val="20"/>
                <w:szCs w:val="20"/>
              </w:rPr>
              <w:t>Hydrochlorothiazide</w:t>
            </w:r>
          </w:p>
        </w:tc>
        <w:tc>
          <w:tcPr>
            <w:tcW w:w="1305" w:type="dxa"/>
            <w:noWrap/>
            <w:hideMark/>
          </w:tcPr>
          <w:p w14:paraId="4D80BEE1" w14:textId="77777777" w:rsidR="00B52563" w:rsidRPr="00485627" w:rsidRDefault="00B52563" w:rsidP="003226B2">
            <w:pPr>
              <w:pStyle w:val="Legend"/>
              <w:spacing w:before="0"/>
              <w:jc w:val="center"/>
              <w:rPr>
                <w:sz w:val="20"/>
                <w:szCs w:val="20"/>
              </w:rPr>
            </w:pPr>
            <w:r w:rsidRPr="00485627">
              <w:rPr>
                <w:sz w:val="20"/>
                <w:szCs w:val="20"/>
              </w:rPr>
              <w:t>KCNMA1</w:t>
            </w:r>
          </w:p>
        </w:tc>
        <w:tc>
          <w:tcPr>
            <w:tcW w:w="1302" w:type="dxa"/>
          </w:tcPr>
          <w:p w14:paraId="38C84648" w14:textId="5B993AB9" w:rsidR="00B52563" w:rsidRPr="00485627" w:rsidRDefault="00B52563" w:rsidP="003226B2">
            <w:pPr>
              <w:pStyle w:val="Legend"/>
              <w:spacing w:before="0"/>
              <w:jc w:val="center"/>
              <w:rPr>
                <w:sz w:val="20"/>
                <w:szCs w:val="20"/>
              </w:rPr>
            </w:pPr>
            <w:r>
              <w:rPr>
                <w:sz w:val="20"/>
                <w:szCs w:val="20"/>
              </w:rPr>
              <w:t>Exp12</w:t>
            </w:r>
          </w:p>
        </w:tc>
      </w:tr>
      <w:tr w:rsidR="00B52563" w:rsidRPr="00485627" w14:paraId="686CD48C" w14:textId="763D1D28" w:rsidTr="00B169C1">
        <w:trPr>
          <w:trHeight w:val="320"/>
        </w:trPr>
        <w:tc>
          <w:tcPr>
            <w:tcW w:w="622" w:type="dxa"/>
            <w:noWrap/>
            <w:hideMark/>
          </w:tcPr>
          <w:p w14:paraId="0B0ED00A" w14:textId="77777777" w:rsidR="00B52563" w:rsidRPr="00485627" w:rsidRDefault="00B52563" w:rsidP="003226B2">
            <w:pPr>
              <w:pStyle w:val="Legend"/>
              <w:spacing w:before="0"/>
              <w:jc w:val="center"/>
              <w:rPr>
                <w:sz w:val="20"/>
                <w:szCs w:val="20"/>
              </w:rPr>
            </w:pPr>
            <w:r w:rsidRPr="00485627">
              <w:rPr>
                <w:sz w:val="20"/>
                <w:szCs w:val="20"/>
              </w:rPr>
              <w:t>1.17</w:t>
            </w:r>
          </w:p>
        </w:tc>
        <w:tc>
          <w:tcPr>
            <w:tcW w:w="1026" w:type="dxa"/>
            <w:noWrap/>
            <w:hideMark/>
          </w:tcPr>
          <w:p w14:paraId="524FC056" w14:textId="77777777" w:rsidR="00B52563" w:rsidRPr="00485627" w:rsidRDefault="00B52563" w:rsidP="003226B2">
            <w:pPr>
              <w:pStyle w:val="Legend"/>
              <w:spacing w:before="0"/>
              <w:jc w:val="center"/>
              <w:rPr>
                <w:sz w:val="20"/>
                <w:szCs w:val="20"/>
              </w:rPr>
            </w:pPr>
            <w:r w:rsidRPr="00485627">
              <w:rPr>
                <w:sz w:val="20"/>
                <w:szCs w:val="20"/>
              </w:rPr>
              <w:t>2.86E-03</w:t>
            </w:r>
          </w:p>
        </w:tc>
        <w:tc>
          <w:tcPr>
            <w:tcW w:w="855" w:type="dxa"/>
            <w:noWrap/>
            <w:hideMark/>
          </w:tcPr>
          <w:p w14:paraId="58927FA1" w14:textId="77777777" w:rsidR="00B52563" w:rsidRPr="00485627" w:rsidRDefault="00B52563" w:rsidP="003226B2">
            <w:pPr>
              <w:pStyle w:val="Legend"/>
              <w:spacing w:before="0"/>
              <w:jc w:val="center"/>
              <w:rPr>
                <w:sz w:val="20"/>
                <w:szCs w:val="20"/>
              </w:rPr>
            </w:pPr>
            <w:r w:rsidRPr="00485627">
              <w:rPr>
                <w:sz w:val="20"/>
                <w:szCs w:val="20"/>
              </w:rPr>
              <w:t>1.15</w:t>
            </w:r>
          </w:p>
        </w:tc>
        <w:tc>
          <w:tcPr>
            <w:tcW w:w="1193" w:type="dxa"/>
            <w:noWrap/>
            <w:hideMark/>
          </w:tcPr>
          <w:p w14:paraId="07371BE8" w14:textId="77777777" w:rsidR="00B52563" w:rsidRPr="00485627" w:rsidRDefault="00B52563" w:rsidP="003226B2">
            <w:pPr>
              <w:pStyle w:val="Legend"/>
              <w:spacing w:before="0"/>
              <w:jc w:val="center"/>
              <w:rPr>
                <w:sz w:val="20"/>
                <w:szCs w:val="20"/>
              </w:rPr>
            </w:pPr>
            <w:r w:rsidRPr="00485627">
              <w:rPr>
                <w:sz w:val="20"/>
                <w:szCs w:val="20"/>
              </w:rPr>
              <w:t>9.72E-13</w:t>
            </w:r>
          </w:p>
        </w:tc>
        <w:tc>
          <w:tcPr>
            <w:tcW w:w="763" w:type="dxa"/>
            <w:noWrap/>
            <w:hideMark/>
          </w:tcPr>
          <w:p w14:paraId="683653A4" w14:textId="77777777" w:rsidR="00B52563" w:rsidRPr="00485627" w:rsidRDefault="00B52563" w:rsidP="003226B2">
            <w:pPr>
              <w:pStyle w:val="Legend"/>
              <w:spacing w:before="0"/>
              <w:jc w:val="center"/>
              <w:rPr>
                <w:sz w:val="20"/>
                <w:szCs w:val="20"/>
              </w:rPr>
            </w:pPr>
            <w:r w:rsidRPr="00485627">
              <w:rPr>
                <w:sz w:val="20"/>
                <w:szCs w:val="20"/>
              </w:rPr>
              <w:t>1.01</w:t>
            </w:r>
          </w:p>
        </w:tc>
        <w:tc>
          <w:tcPr>
            <w:tcW w:w="1408" w:type="dxa"/>
            <w:noWrap/>
            <w:hideMark/>
          </w:tcPr>
          <w:p w14:paraId="0733BBE8" w14:textId="77777777" w:rsidR="00B52563" w:rsidRPr="00485627" w:rsidRDefault="00B52563" w:rsidP="003226B2">
            <w:pPr>
              <w:pStyle w:val="Legend"/>
              <w:spacing w:before="0"/>
              <w:jc w:val="center"/>
              <w:rPr>
                <w:sz w:val="20"/>
                <w:szCs w:val="20"/>
              </w:rPr>
            </w:pPr>
            <w:r w:rsidRPr="00485627">
              <w:rPr>
                <w:sz w:val="20"/>
                <w:szCs w:val="20"/>
              </w:rPr>
              <w:t>Hypertension</w:t>
            </w:r>
          </w:p>
        </w:tc>
        <w:tc>
          <w:tcPr>
            <w:tcW w:w="1961" w:type="dxa"/>
            <w:noWrap/>
            <w:hideMark/>
          </w:tcPr>
          <w:p w14:paraId="66BC7A63" w14:textId="77777777" w:rsidR="00B52563" w:rsidRPr="00485627" w:rsidRDefault="00B52563" w:rsidP="003226B2">
            <w:pPr>
              <w:pStyle w:val="Legend"/>
              <w:spacing w:before="0"/>
              <w:jc w:val="center"/>
              <w:rPr>
                <w:sz w:val="20"/>
                <w:szCs w:val="20"/>
              </w:rPr>
            </w:pPr>
            <w:r w:rsidRPr="00485627">
              <w:rPr>
                <w:sz w:val="20"/>
                <w:szCs w:val="20"/>
              </w:rPr>
              <w:t>Sucralfate</w:t>
            </w:r>
          </w:p>
        </w:tc>
        <w:tc>
          <w:tcPr>
            <w:tcW w:w="1305" w:type="dxa"/>
            <w:noWrap/>
            <w:hideMark/>
          </w:tcPr>
          <w:p w14:paraId="67B01043" w14:textId="77777777" w:rsidR="00B52563" w:rsidRPr="00485627" w:rsidRDefault="00B52563" w:rsidP="003226B2">
            <w:pPr>
              <w:pStyle w:val="Legend"/>
              <w:spacing w:before="0"/>
              <w:jc w:val="center"/>
              <w:rPr>
                <w:sz w:val="20"/>
                <w:szCs w:val="20"/>
              </w:rPr>
            </w:pPr>
            <w:r w:rsidRPr="00485627">
              <w:rPr>
                <w:sz w:val="20"/>
                <w:szCs w:val="20"/>
              </w:rPr>
              <w:t>EGF</w:t>
            </w:r>
          </w:p>
        </w:tc>
        <w:tc>
          <w:tcPr>
            <w:tcW w:w="1302" w:type="dxa"/>
          </w:tcPr>
          <w:p w14:paraId="2194820B" w14:textId="09543812" w:rsidR="00B52563" w:rsidRPr="00485627" w:rsidRDefault="00B52563" w:rsidP="003226B2">
            <w:pPr>
              <w:pStyle w:val="Legend"/>
              <w:spacing w:before="0"/>
              <w:jc w:val="center"/>
              <w:rPr>
                <w:sz w:val="20"/>
                <w:szCs w:val="20"/>
              </w:rPr>
            </w:pPr>
            <w:r>
              <w:rPr>
                <w:sz w:val="20"/>
                <w:szCs w:val="20"/>
              </w:rPr>
              <w:t>Exp17</w:t>
            </w:r>
          </w:p>
        </w:tc>
      </w:tr>
      <w:tr w:rsidR="00B52563" w:rsidRPr="00485627" w14:paraId="5790AC83" w14:textId="594D92DF" w:rsidTr="00B169C1">
        <w:trPr>
          <w:trHeight w:val="320"/>
        </w:trPr>
        <w:tc>
          <w:tcPr>
            <w:tcW w:w="622" w:type="dxa"/>
            <w:noWrap/>
            <w:hideMark/>
          </w:tcPr>
          <w:p w14:paraId="3222E284" w14:textId="77777777" w:rsidR="00B52563" w:rsidRPr="00485627" w:rsidRDefault="00B52563" w:rsidP="003226B2">
            <w:pPr>
              <w:pStyle w:val="Legend"/>
              <w:spacing w:before="0"/>
              <w:jc w:val="center"/>
              <w:rPr>
                <w:sz w:val="20"/>
                <w:szCs w:val="20"/>
              </w:rPr>
            </w:pPr>
            <w:r w:rsidRPr="00485627">
              <w:rPr>
                <w:sz w:val="20"/>
                <w:szCs w:val="20"/>
              </w:rPr>
              <w:t>1.13</w:t>
            </w:r>
          </w:p>
        </w:tc>
        <w:tc>
          <w:tcPr>
            <w:tcW w:w="1026" w:type="dxa"/>
            <w:noWrap/>
            <w:hideMark/>
          </w:tcPr>
          <w:p w14:paraId="7F58ABC1" w14:textId="77777777" w:rsidR="00B52563" w:rsidRPr="00485627" w:rsidRDefault="00B52563" w:rsidP="003226B2">
            <w:pPr>
              <w:pStyle w:val="Legend"/>
              <w:spacing w:before="0"/>
              <w:jc w:val="center"/>
              <w:rPr>
                <w:sz w:val="20"/>
                <w:szCs w:val="20"/>
              </w:rPr>
            </w:pPr>
            <w:r w:rsidRPr="00485627">
              <w:rPr>
                <w:sz w:val="20"/>
                <w:szCs w:val="20"/>
              </w:rPr>
              <w:t>1.29E-02</w:t>
            </w:r>
          </w:p>
        </w:tc>
        <w:tc>
          <w:tcPr>
            <w:tcW w:w="855" w:type="dxa"/>
            <w:noWrap/>
            <w:hideMark/>
          </w:tcPr>
          <w:p w14:paraId="07C20819" w14:textId="77777777" w:rsidR="00B52563" w:rsidRPr="00485627" w:rsidRDefault="00B52563" w:rsidP="003226B2">
            <w:pPr>
              <w:pStyle w:val="Legend"/>
              <w:spacing w:before="0"/>
              <w:jc w:val="center"/>
              <w:rPr>
                <w:sz w:val="20"/>
                <w:szCs w:val="20"/>
              </w:rPr>
            </w:pPr>
            <w:r w:rsidRPr="00485627">
              <w:rPr>
                <w:sz w:val="20"/>
                <w:szCs w:val="20"/>
              </w:rPr>
              <w:t>1.12</w:t>
            </w:r>
          </w:p>
        </w:tc>
        <w:tc>
          <w:tcPr>
            <w:tcW w:w="1193" w:type="dxa"/>
            <w:noWrap/>
            <w:hideMark/>
          </w:tcPr>
          <w:p w14:paraId="39BD59A9" w14:textId="77777777" w:rsidR="00B52563" w:rsidRPr="00485627" w:rsidRDefault="00B52563" w:rsidP="003226B2">
            <w:pPr>
              <w:pStyle w:val="Legend"/>
              <w:spacing w:before="0"/>
              <w:jc w:val="center"/>
              <w:rPr>
                <w:sz w:val="20"/>
                <w:szCs w:val="20"/>
              </w:rPr>
            </w:pPr>
            <w:r w:rsidRPr="00485627">
              <w:rPr>
                <w:sz w:val="20"/>
                <w:szCs w:val="20"/>
              </w:rPr>
              <w:t>1.48E-12</w:t>
            </w:r>
          </w:p>
        </w:tc>
        <w:tc>
          <w:tcPr>
            <w:tcW w:w="763" w:type="dxa"/>
            <w:noWrap/>
            <w:hideMark/>
          </w:tcPr>
          <w:p w14:paraId="3025732D" w14:textId="77777777" w:rsidR="00B52563" w:rsidRPr="00485627" w:rsidRDefault="00B52563" w:rsidP="003226B2">
            <w:pPr>
              <w:pStyle w:val="Legend"/>
              <w:spacing w:before="0"/>
              <w:jc w:val="center"/>
              <w:rPr>
                <w:sz w:val="20"/>
                <w:szCs w:val="20"/>
              </w:rPr>
            </w:pPr>
            <w:r w:rsidRPr="00485627">
              <w:rPr>
                <w:sz w:val="20"/>
                <w:szCs w:val="20"/>
              </w:rPr>
              <w:t>1.01</w:t>
            </w:r>
          </w:p>
        </w:tc>
        <w:tc>
          <w:tcPr>
            <w:tcW w:w="1408" w:type="dxa"/>
            <w:noWrap/>
            <w:hideMark/>
          </w:tcPr>
          <w:p w14:paraId="27C04377" w14:textId="77777777" w:rsidR="00B52563" w:rsidRPr="00485627" w:rsidRDefault="00B52563" w:rsidP="003226B2">
            <w:pPr>
              <w:pStyle w:val="Legend"/>
              <w:spacing w:before="0"/>
              <w:jc w:val="center"/>
              <w:rPr>
                <w:sz w:val="20"/>
                <w:szCs w:val="20"/>
              </w:rPr>
            </w:pPr>
            <w:r w:rsidRPr="00485627">
              <w:rPr>
                <w:sz w:val="20"/>
                <w:szCs w:val="20"/>
              </w:rPr>
              <w:t>Edema</w:t>
            </w:r>
          </w:p>
        </w:tc>
        <w:tc>
          <w:tcPr>
            <w:tcW w:w="1961" w:type="dxa"/>
            <w:noWrap/>
            <w:hideMark/>
          </w:tcPr>
          <w:p w14:paraId="15E8F5F6" w14:textId="77777777" w:rsidR="00B52563" w:rsidRPr="00485627" w:rsidRDefault="00B52563" w:rsidP="003226B2">
            <w:pPr>
              <w:pStyle w:val="Legend"/>
              <w:spacing w:before="0"/>
              <w:jc w:val="center"/>
              <w:rPr>
                <w:sz w:val="20"/>
                <w:szCs w:val="20"/>
              </w:rPr>
            </w:pPr>
            <w:proofErr w:type="spellStart"/>
            <w:r w:rsidRPr="00485627">
              <w:rPr>
                <w:sz w:val="20"/>
                <w:szCs w:val="20"/>
              </w:rPr>
              <w:t>Aliskiren</w:t>
            </w:r>
            <w:proofErr w:type="spellEnd"/>
          </w:p>
        </w:tc>
        <w:tc>
          <w:tcPr>
            <w:tcW w:w="1305" w:type="dxa"/>
            <w:noWrap/>
            <w:hideMark/>
          </w:tcPr>
          <w:p w14:paraId="2530AE05" w14:textId="77777777" w:rsidR="00B52563" w:rsidRPr="00485627" w:rsidRDefault="00B52563" w:rsidP="003226B2">
            <w:pPr>
              <w:pStyle w:val="Legend"/>
              <w:spacing w:before="0"/>
              <w:jc w:val="center"/>
              <w:rPr>
                <w:sz w:val="20"/>
                <w:szCs w:val="20"/>
              </w:rPr>
            </w:pPr>
            <w:r w:rsidRPr="00485627">
              <w:rPr>
                <w:sz w:val="20"/>
                <w:szCs w:val="20"/>
              </w:rPr>
              <w:t>REN</w:t>
            </w:r>
          </w:p>
        </w:tc>
        <w:tc>
          <w:tcPr>
            <w:tcW w:w="1302" w:type="dxa"/>
          </w:tcPr>
          <w:p w14:paraId="10085BAB" w14:textId="34050531" w:rsidR="00B52563" w:rsidRPr="00485627" w:rsidRDefault="00B52563" w:rsidP="003226B2">
            <w:pPr>
              <w:pStyle w:val="Legend"/>
              <w:spacing w:before="0"/>
              <w:jc w:val="center"/>
              <w:rPr>
                <w:sz w:val="20"/>
                <w:szCs w:val="20"/>
              </w:rPr>
            </w:pPr>
            <w:r>
              <w:rPr>
                <w:sz w:val="20"/>
                <w:szCs w:val="20"/>
              </w:rPr>
              <w:t>Exp2</w:t>
            </w:r>
          </w:p>
        </w:tc>
      </w:tr>
      <w:tr w:rsidR="00B52563" w:rsidRPr="00485627" w14:paraId="4BA9DEE4" w14:textId="2BB15CC1" w:rsidTr="00B169C1">
        <w:trPr>
          <w:trHeight w:val="320"/>
        </w:trPr>
        <w:tc>
          <w:tcPr>
            <w:tcW w:w="622" w:type="dxa"/>
            <w:noWrap/>
            <w:hideMark/>
          </w:tcPr>
          <w:p w14:paraId="64370E5B" w14:textId="77777777" w:rsidR="00B52563" w:rsidRPr="00485627" w:rsidRDefault="00B52563" w:rsidP="003226B2">
            <w:pPr>
              <w:pStyle w:val="Legend"/>
              <w:spacing w:before="0"/>
              <w:jc w:val="center"/>
              <w:rPr>
                <w:sz w:val="20"/>
                <w:szCs w:val="20"/>
              </w:rPr>
            </w:pPr>
            <w:r w:rsidRPr="00485627">
              <w:rPr>
                <w:sz w:val="20"/>
                <w:szCs w:val="20"/>
              </w:rPr>
              <w:t>1.00</w:t>
            </w:r>
          </w:p>
        </w:tc>
        <w:tc>
          <w:tcPr>
            <w:tcW w:w="1026" w:type="dxa"/>
            <w:noWrap/>
            <w:hideMark/>
          </w:tcPr>
          <w:p w14:paraId="2F2EA10F" w14:textId="77777777" w:rsidR="00B52563" w:rsidRPr="00485627" w:rsidRDefault="00B52563" w:rsidP="003226B2">
            <w:pPr>
              <w:pStyle w:val="Legend"/>
              <w:spacing w:before="0"/>
              <w:jc w:val="center"/>
              <w:rPr>
                <w:sz w:val="20"/>
                <w:szCs w:val="20"/>
              </w:rPr>
            </w:pPr>
            <w:r w:rsidRPr="00485627">
              <w:rPr>
                <w:sz w:val="20"/>
                <w:szCs w:val="20"/>
              </w:rPr>
              <w:t>1.00E+00</w:t>
            </w:r>
          </w:p>
        </w:tc>
        <w:tc>
          <w:tcPr>
            <w:tcW w:w="855" w:type="dxa"/>
            <w:noWrap/>
            <w:hideMark/>
          </w:tcPr>
          <w:p w14:paraId="2AE59AC9" w14:textId="77777777" w:rsidR="00B52563" w:rsidRPr="00485627" w:rsidRDefault="00B52563" w:rsidP="003226B2">
            <w:pPr>
              <w:pStyle w:val="Legend"/>
              <w:spacing w:before="0"/>
              <w:jc w:val="center"/>
              <w:rPr>
                <w:sz w:val="20"/>
                <w:szCs w:val="20"/>
              </w:rPr>
            </w:pPr>
            <w:r w:rsidRPr="00485627">
              <w:rPr>
                <w:sz w:val="20"/>
                <w:szCs w:val="20"/>
              </w:rPr>
              <w:t>1.02</w:t>
            </w:r>
          </w:p>
        </w:tc>
        <w:tc>
          <w:tcPr>
            <w:tcW w:w="1193" w:type="dxa"/>
            <w:noWrap/>
            <w:hideMark/>
          </w:tcPr>
          <w:p w14:paraId="456FDECC" w14:textId="77777777" w:rsidR="00B52563" w:rsidRPr="00485627" w:rsidRDefault="00B52563" w:rsidP="003226B2">
            <w:pPr>
              <w:pStyle w:val="Legend"/>
              <w:spacing w:before="0"/>
              <w:jc w:val="center"/>
              <w:rPr>
                <w:sz w:val="20"/>
                <w:szCs w:val="20"/>
              </w:rPr>
            </w:pPr>
            <w:r w:rsidRPr="00485627">
              <w:rPr>
                <w:sz w:val="20"/>
                <w:szCs w:val="20"/>
              </w:rPr>
              <w:t>6.74E-01</w:t>
            </w:r>
          </w:p>
        </w:tc>
        <w:tc>
          <w:tcPr>
            <w:tcW w:w="763" w:type="dxa"/>
            <w:noWrap/>
            <w:hideMark/>
          </w:tcPr>
          <w:p w14:paraId="6FC3006A" w14:textId="77777777" w:rsidR="00B52563" w:rsidRPr="00485627" w:rsidRDefault="00B52563" w:rsidP="003226B2">
            <w:pPr>
              <w:pStyle w:val="Legend"/>
              <w:spacing w:before="0"/>
              <w:jc w:val="center"/>
              <w:rPr>
                <w:sz w:val="20"/>
                <w:szCs w:val="20"/>
              </w:rPr>
            </w:pPr>
            <w:r w:rsidRPr="00485627">
              <w:rPr>
                <w:sz w:val="20"/>
                <w:szCs w:val="20"/>
              </w:rPr>
              <w:t>0.98</w:t>
            </w:r>
          </w:p>
        </w:tc>
        <w:tc>
          <w:tcPr>
            <w:tcW w:w="1408" w:type="dxa"/>
            <w:noWrap/>
            <w:hideMark/>
          </w:tcPr>
          <w:p w14:paraId="26F3C737" w14:textId="77777777" w:rsidR="00B52563" w:rsidRPr="00485627" w:rsidRDefault="00B52563" w:rsidP="003226B2">
            <w:pPr>
              <w:pStyle w:val="Legend"/>
              <w:spacing w:before="0"/>
              <w:jc w:val="center"/>
              <w:rPr>
                <w:sz w:val="20"/>
                <w:szCs w:val="20"/>
              </w:rPr>
            </w:pPr>
            <w:r w:rsidRPr="00485627">
              <w:rPr>
                <w:sz w:val="20"/>
                <w:szCs w:val="20"/>
              </w:rPr>
              <w:t>Myopathy</w:t>
            </w:r>
          </w:p>
        </w:tc>
        <w:tc>
          <w:tcPr>
            <w:tcW w:w="1961" w:type="dxa"/>
            <w:noWrap/>
            <w:hideMark/>
          </w:tcPr>
          <w:p w14:paraId="712E4140" w14:textId="77777777" w:rsidR="00B52563" w:rsidRPr="00485627" w:rsidRDefault="00B52563" w:rsidP="003226B2">
            <w:pPr>
              <w:pStyle w:val="Legend"/>
              <w:spacing w:before="0"/>
              <w:jc w:val="center"/>
              <w:rPr>
                <w:sz w:val="20"/>
                <w:szCs w:val="20"/>
              </w:rPr>
            </w:pPr>
            <w:r w:rsidRPr="00485627">
              <w:rPr>
                <w:sz w:val="20"/>
                <w:szCs w:val="20"/>
              </w:rPr>
              <w:t>Sucralfate</w:t>
            </w:r>
          </w:p>
        </w:tc>
        <w:tc>
          <w:tcPr>
            <w:tcW w:w="1305" w:type="dxa"/>
            <w:noWrap/>
            <w:hideMark/>
          </w:tcPr>
          <w:p w14:paraId="168A1DE7" w14:textId="77777777" w:rsidR="00B52563" w:rsidRPr="00485627" w:rsidRDefault="00B52563" w:rsidP="003226B2">
            <w:pPr>
              <w:pStyle w:val="Legend"/>
              <w:spacing w:before="0"/>
              <w:jc w:val="center"/>
              <w:rPr>
                <w:sz w:val="20"/>
                <w:szCs w:val="20"/>
              </w:rPr>
            </w:pPr>
            <w:r w:rsidRPr="00485627">
              <w:rPr>
                <w:sz w:val="20"/>
                <w:szCs w:val="20"/>
              </w:rPr>
              <w:t>EGF</w:t>
            </w:r>
          </w:p>
        </w:tc>
        <w:tc>
          <w:tcPr>
            <w:tcW w:w="1302" w:type="dxa"/>
          </w:tcPr>
          <w:p w14:paraId="4E402357" w14:textId="7A10C07D" w:rsidR="00B52563" w:rsidRPr="00485627" w:rsidRDefault="00B52563" w:rsidP="003226B2">
            <w:pPr>
              <w:pStyle w:val="Legend"/>
              <w:spacing w:before="0"/>
              <w:jc w:val="center"/>
              <w:rPr>
                <w:sz w:val="20"/>
                <w:szCs w:val="20"/>
              </w:rPr>
            </w:pPr>
            <w:r>
              <w:rPr>
                <w:sz w:val="20"/>
                <w:szCs w:val="20"/>
              </w:rPr>
              <w:t>Exp29</w:t>
            </w:r>
          </w:p>
        </w:tc>
      </w:tr>
      <w:tr w:rsidR="00B52563" w:rsidRPr="00485627" w14:paraId="0C54DC98" w14:textId="0D98A889" w:rsidTr="00B169C1">
        <w:trPr>
          <w:trHeight w:val="320"/>
        </w:trPr>
        <w:tc>
          <w:tcPr>
            <w:tcW w:w="622" w:type="dxa"/>
            <w:noWrap/>
            <w:hideMark/>
          </w:tcPr>
          <w:p w14:paraId="4ED89E9A" w14:textId="77777777" w:rsidR="00B52563" w:rsidRPr="00485627" w:rsidRDefault="00B52563" w:rsidP="003226B2">
            <w:pPr>
              <w:pStyle w:val="Legend"/>
              <w:spacing w:before="0"/>
              <w:jc w:val="center"/>
              <w:rPr>
                <w:sz w:val="20"/>
                <w:szCs w:val="20"/>
              </w:rPr>
            </w:pPr>
            <w:r w:rsidRPr="00485627">
              <w:rPr>
                <w:sz w:val="20"/>
                <w:szCs w:val="20"/>
              </w:rPr>
              <w:t>1.08</w:t>
            </w:r>
          </w:p>
        </w:tc>
        <w:tc>
          <w:tcPr>
            <w:tcW w:w="1026" w:type="dxa"/>
            <w:noWrap/>
            <w:hideMark/>
          </w:tcPr>
          <w:p w14:paraId="6749689D" w14:textId="77777777" w:rsidR="00B52563" w:rsidRPr="00485627" w:rsidRDefault="00B52563" w:rsidP="003226B2">
            <w:pPr>
              <w:pStyle w:val="Legend"/>
              <w:spacing w:before="0"/>
              <w:jc w:val="center"/>
              <w:rPr>
                <w:sz w:val="20"/>
                <w:szCs w:val="20"/>
              </w:rPr>
            </w:pPr>
            <w:r w:rsidRPr="00485627">
              <w:rPr>
                <w:sz w:val="20"/>
                <w:szCs w:val="20"/>
              </w:rPr>
              <w:t>6.94E-01</w:t>
            </w:r>
          </w:p>
        </w:tc>
        <w:tc>
          <w:tcPr>
            <w:tcW w:w="855" w:type="dxa"/>
            <w:noWrap/>
            <w:hideMark/>
          </w:tcPr>
          <w:p w14:paraId="063F33BE" w14:textId="77777777" w:rsidR="00B52563" w:rsidRPr="00485627" w:rsidRDefault="00B52563" w:rsidP="003226B2">
            <w:pPr>
              <w:pStyle w:val="Legend"/>
              <w:spacing w:before="0"/>
              <w:jc w:val="center"/>
              <w:rPr>
                <w:sz w:val="20"/>
                <w:szCs w:val="20"/>
              </w:rPr>
            </w:pPr>
            <w:r w:rsidRPr="00485627">
              <w:rPr>
                <w:sz w:val="20"/>
                <w:szCs w:val="20"/>
              </w:rPr>
              <w:t>1.20</w:t>
            </w:r>
          </w:p>
        </w:tc>
        <w:tc>
          <w:tcPr>
            <w:tcW w:w="1193" w:type="dxa"/>
            <w:noWrap/>
            <w:hideMark/>
          </w:tcPr>
          <w:p w14:paraId="41B0B84B" w14:textId="77777777" w:rsidR="00B52563" w:rsidRPr="00485627" w:rsidRDefault="00B52563" w:rsidP="003226B2">
            <w:pPr>
              <w:pStyle w:val="Legend"/>
              <w:spacing w:before="0"/>
              <w:jc w:val="center"/>
              <w:rPr>
                <w:sz w:val="20"/>
                <w:szCs w:val="20"/>
              </w:rPr>
            </w:pPr>
            <w:r w:rsidRPr="00485627">
              <w:rPr>
                <w:sz w:val="20"/>
                <w:szCs w:val="20"/>
              </w:rPr>
              <w:t>9.55E-21</w:t>
            </w:r>
          </w:p>
        </w:tc>
        <w:tc>
          <w:tcPr>
            <w:tcW w:w="763" w:type="dxa"/>
            <w:noWrap/>
            <w:hideMark/>
          </w:tcPr>
          <w:p w14:paraId="339AFEE5" w14:textId="77777777" w:rsidR="00B52563" w:rsidRPr="00485627" w:rsidRDefault="00B52563" w:rsidP="003226B2">
            <w:pPr>
              <w:pStyle w:val="Legend"/>
              <w:spacing w:before="0"/>
              <w:jc w:val="center"/>
              <w:rPr>
                <w:sz w:val="20"/>
                <w:szCs w:val="20"/>
              </w:rPr>
            </w:pPr>
            <w:r w:rsidRPr="00485627">
              <w:rPr>
                <w:sz w:val="20"/>
                <w:szCs w:val="20"/>
              </w:rPr>
              <w:t>0.90</w:t>
            </w:r>
          </w:p>
        </w:tc>
        <w:tc>
          <w:tcPr>
            <w:tcW w:w="1408" w:type="dxa"/>
            <w:noWrap/>
            <w:hideMark/>
          </w:tcPr>
          <w:p w14:paraId="5C317560" w14:textId="77777777" w:rsidR="00B52563" w:rsidRPr="00485627" w:rsidRDefault="00B52563" w:rsidP="003226B2">
            <w:pPr>
              <w:pStyle w:val="Legend"/>
              <w:spacing w:before="0"/>
              <w:jc w:val="center"/>
              <w:rPr>
                <w:sz w:val="20"/>
                <w:szCs w:val="20"/>
              </w:rPr>
            </w:pPr>
            <w:r w:rsidRPr="00485627">
              <w:rPr>
                <w:sz w:val="20"/>
                <w:szCs w:val="20"/>
              </w:rPr>
              <w:t>Hypertension</w:t>
            </w:r>
          </w:p>
        </w:tc>
        <w:tc>
          <w:tcPr>
            <w:tcW w:w="1961" w:type="dxa"/>
            <w:noWrap/>
            <w:hideMark/>
          </w:tcPr>
          <w:p w14:paraId="7070CA13" w14:textId="77777777" w:rsidR="00B52563" w:rsidRPr="00485627" w:rsidRDefault="00B52563" w:rsidP="003226B2">
            <w:pPr>
              <w:pStyle w:val="Legend"/>
              <w:spacing w:before="0"/>
              <w:jc w:val="center"/>
              <w:rPr>
                <w:sz w:val="20"/>
                <w:szCs w:val="20"/>
              </w:rPr>
            </w:pPr>
            <w:r w:rsidRPr="00485627">
              <w:rPr>
                <w:sz w:val="20"/>
                <w:szCs w:val="20"/>
              </w:rPr>
              <w:t>Gentamicin</w:t>
            </w:r>
          </w:p>
        </w:tc>
        <w:tc>
          <w:tcPr>
            <w:tcW w:w="1305" w:type="dxa"/>
            <w:noWrap/>
            <w:hideMark/>
          </w:tcPr>
          <w:p w14:paraId="320531D1" w14:textId="77777777" w:rsidR="00B52563" w:rsidRPr="00485627" w:rsidRDefault="00B52563" w:rsidP="003226B2">
            <w:pPr>
              <w:pStyle w:val="Legend"/>
              <w:spacing w:before="0"/>
              <w:jc w:val="center"/>
              <w:rPr>
                <w:sz w:val="20"/>
                <w:szCs w:val="20"/>
              </w:rPr>
            </w:pPr>
            <w:r w:rsidRPr="00485627">
              <w:rPr>
                <w:sz w:val="20"/>
                <w:szCs w:val="20"/>
              </w:rPr>
              <w:t>LRP2</w:t>
            </w:r>
          </w:p>
        </w:tc>
        <w:tc>
          <w:tcPr>
            <w:tcW w:w="1302" w:type="dxa"/>
          </w:tcPr>
          <w:p w14:paraId="348640C6" w14:textId="66076697" w:rsidR="00B52563" w:rsidRPr="00485627" w:rsidRDefault="00B52563" w:rsidP="003226B2">
            <w:pPr>
              <w:pStyle w:val="Legend"/>
              <w:spacing w:before="0"/>
              <w:jc w:val="center"/>
              <w:rPr>
                <w:sz w:val="20"/>
                <w:szCs w:val="20"/>
              </w:rPr>
            </w:pPr>
            <w:r>
              <w:rPr>
                <w:sz w:val="20"/>
                <w:szCs w:val="20"/>
              </w:rPr>
              <w:t>Exp8</w:t>
            </w:r>
          </w:p>
        </w:tc>
      </w:tr>
      <w:tr w:rsidR="00B52563" w:rsidRPr="00485627" w14:paraId="49F721BA" w14:textId="1D6FBDD4" w:rsidTr="00B169C1">
        <w:trPr>
          <w:trHeight w:val="320"/>
        </w:trPr>
        <w:tc>
          <w:tcPr>
            <w:tcW w:w="622" w:type="dxa"/>
            <w:noWrap/>
            <w:hideMark/>
          </w:tcPr>
          <w:p w14:paraId="2E9F7981" w14:textId="77777777" w:rsidR="00B52563" w:rsidRPr="00485627" w:rsidRDefault="00B52563" w:rsidP="003226B2">
            <w:pPr>
              <w:pStyle w:val="Legend"/>
              <w:spacing w:before="0"/>
              <w:jc w:val="center"/>
              <w:rPr>
                <w:sz w:val="20"/>
                <w:szCs w:val="20"/>
              </w:rPr>
            </w:pPr>
            <w:r w:rsidRPr="00485627">
              <w:rPr>
                <w:sz w:val="20"/>
                <w:szCs w:val="20"/>
              </w:rPr>
              <w:t>0.96</w:t>
            </w:r>
          </w:p>
        </w:tc>
        <w:tc>
          <w:tcPr>
            <w:tcW w:w="1026" w:type="dxa"/>
            <w:noWrap/>
            <w:hideMark/>
          </w:tcPr>
          <w:p w14:paraId="37050BE0" w14:textId="77777777" w:rsidR="00B52563" w:rsidRPr="00485627" w:rsidRDefault="00B52563" w:rsidP="003226B2">
            <w:pPr>
              <w:pStyle w:val="Legend"/>
              <w:spacing w:before="0"/>
              <w:jc w:val="center"/>
              <w:rPr>
                <w:sz w:val="20"/>
                <w:szCs w:val="20"/>
              </w:rPr>
            </w:pPr>
            <w:r w:rsidRPr="00485627">
              <w:rPr>
                <w:sz w:val="20"/>
                <w:szCs w:val="20"/>
              </w:rPr>
              <w:t>5.24E-01</w:t>
            </w:r>
          </w:p>
        </w:tc>
        <w:tc>
          <w:tcPr>
            <w:tcW w:w="855" w:type="dxa"/>
            <w:noWrap/>
            <w:hideMark/>
          </w:tcPr>
          <w:p w14:paraId="57A56B30" w14:textId="77777777" w:rsidR="00B52563" w:rsidRPr="00485627" w:rsidRDefault="00B52563" w:rsidP="003226B2">
            <w:pPr>
              <w:pStyle w:val="Legend"/>
              <w:spacing w:before="0"/>
              <w:jc w:val="center"/>
              <w:rPr>
                <w:sz w:val="20"/>
                <w:szCs w:val="20"/>
              </w:rPr>
            </w:pPr>
            <w:r w:rsidRPr="00485627">
              <w:rPr>
                <w:sz w:val="20"/>
                <w:szCs w:val="20"/>
              </w:rPr>
              <w:t>1.12</w:t>
            </w:r>
          </w:p>
        </w:tc>
        <w:tc>
          <w:tcPr>
            <w:tcW w:w="1193" w:type="dxa"/>
            <w:noWrap/>
            <w:hideMark/>
          </w:tcPr>
          <w:p w14:paraId="000DEFFA" w14:textId="77777777" w:rsidR="00B52563" w:rsidRPr="00485627" w:rsidRDefault="00B52563" w:rsidP="003226B2">
            <w:pPr>
              <w:pStyle w:val="Legend"/>
              <w:spacing w:before="0"/>
              <w:jc w:val="center"/>
              <w:rPr>
                <w:sz w:val="20"/>
                <w:szCs w:val="20"/>
              </w:rPr>
            </w:pPr>
            <w:r w:rsidRPr="00485627">
              <w:rPr>
                <w:sz w:val="20"/>
                <w:szCs w:val="20"/>
              </w:rPr>
              <w:t>3.48E-08</w:t>
            </w:r>
          </w:p>
        </w:tc>
        <w:tc>
          <w:tcPr>
            <w:tcW w:w="763" w:type="dxa"/>
            <w:noWrap/>
            <w:hideMark/>
          </w:tcPr>
          <w:p w14:paraId="31BBEDA3" w14:textId="77777777" w:rsidR="00B52563" w:rsidRPr="00485627" w:rsidRDefault="00B52563" w:rsidP="003226B2">
            <w:pPr>
              <w:pStyle w:val="Legend"/>
              <w:spacing w:before="0"/>
              <w:jc w:val="center"/>
              <w:rPr>
                <w:sz w:val="20"/>
                <w:szCs w:val="20"/>
              </w:rPr>
            </w:pPr>
            <w:r w:rsidRPr="00485627">
              <w:rPr>
                <w:sz w:val="20"/>
                <w:szCs w:val="20"/>
              </w:rPr>
              <w:t>0.85</w:t>
            </w:r>
          </w:p>
        </w:tc>
        <w:tc>
          <w:tcPr>
            <w:tcW w:w="1408" w:type="dxa"/>
            <w:noWrap/>
            <w:hideMark/>
          </w:tcPr>
          <w:p w14:paraId="11985951" w14:textId="77777777" w:rsidR="00B52563" w:rsidRPr="00485627" w:rsidRDefault="00B52563" w:rsidP="003226B2">
            <w:pPr>
              <w:pStyle w:val="Legend"/>
              <w:spacing w:before="0"/>
              <w:jc w:val="center"/>
              <w:rPr>
                <w:sz w:val="20"/>
                <w:szCs w:val="20"/>
              </w:rPr>
            </w:pPr>
            <w:r w:rsidRPr="00485627">
              <w:rPr>
                <w:sz w:val="20"/>
                <w:szCs w:val="20"/>
              </w:rPr>
              <w:t>Hypertension</w:t>
            </w:r>
          </w:p>
        </w:tc>
        <w:tc>
          <w:tcPr>
            <w:tcW w:w="1961" w:type="dxa"/>
            <w:noWrap/>
            <w:hideMark/>
          </w:tcPr>
          <w:p w14:paraId="1CA72409" w14:textId="77777777" w:rsidR="00B52563" w:rsidRPr="00485627" w:rsidRDefault="00B52563" w:rsidP="003226B2">
            <w:pPr>
              <w:pStyle w:val="Legend"/>
              <w:spacing w:before="0"/>
              <w:jc w:val="center"/>
              <w:rPr>
                <w:sz w:val="20"/>
                <w:szCs w:val="20"/>
              </w:rPr>
            </w:pPr>
            <w:r w:rsidRPr="00485627">
              <w:rPr>
                <w:sz w:val="20"/>
                <w:szCs w:val="20"/>
              </w:rPr>
              <w:t>Misoprostol</w:t>
            </w:r>
          </w:p>
        </w:tc>
        <w:tc>
          <w:tcPr>
            <w:tcW w:w="1305" w:type="dxa"/>
            <w:noWrap/>
            <w:hideMark/>
          </w:tcPr>
          <w:p w14:paraId="531E3C2B" w14:textId="77777777" w:rsidR="00B52563" w:rsidRPr="00485627" w:rsidRDefault="00B52563" w:rsidP="003226B2">
            <w:pPr>
              <w:pStyle w:val="Legend"/>
              <w:spacing w:before="0"/>
              <w:jc w:val="center"/>
              <w:rPr>
                <w:sz w:val="20"/>
                <w:szCs w:val="20"/>
              </w:rPr>
            </w:pPr>
            <w:r w:rsidRPr="00485627">
              <w:rPr>
                <w:sz w:val="20"/>
                <w:szCs w:val="20"/>
              </w:rPr>
              <w:t>PTGER4</w:t>
            </w:r>
          </w:p>
        </w:tc>
        <w:tc>
          <w:tcPr>
            <w:tcW w:w="1302" w:type="dxa"/>
          </w:tcPr>
          <w:p w14:paraId="62D235F2" w14:textId="38D71943" w:rsidR="00B52563" w:rsidRPr="00485627" w:rsidRDefault="00B52563" w:rsidP="003226B2">
            <w:pPr>
              <w:pStyle w:val="Legend"/>
              <w:spacing w:before="0"/>
              <w:jc w:val="center"/>
              <w:rPr>
                <w:sz w:val="20"/>
                <w:szCs w:val="20"/>
              </w:rPr>
            </w:pPr>
            <w:r>
              <w:rPr>
                <w:sz w:val="20"/>
                <w:szCs w:val="20"/>
              </w:rPr>
              <w:t>Exp18</w:t>
            </w:r>
          </w:p>
        </w:tc>
      </w:tr>
    </w:tbl>
    <w:p w14:paraId="7F25497F" w14:textId="3ECDCBC6" w:rsidR="00485627" w:rsidRPr="002F4421" w:rsidRDefault="00485627" w:rsidP="00D73714">
      <w:pPr>
        <w:pStyle w:val="Legend"/>
      </w:pPr>
      <w:r>
        <w:rPr>
          <w:b/>
          <w:bCs/>
        </w:rPr>
        <w:t xml:space="preserve">Table 3. </w:t>
      </w:r>
      <w:r w:rsidR="00293643">
        <w:rPr>
          <w:b/>
          <w:bCs/>
        </w:rPr>
        <w:t>Additional HR ratios estimated from EHR-ML analysis.</w:t>
      </w:r>
      <w:r w:rsidR="002F4421">
        <w:rPr>
          <w:b/>
          <w:bCs/>
        </w:rPr>
        <w:t xml:space="preserve"> </w:t>
      </w:r>
      <w:r w:rsidR="002F4421">
        <w:t xml:space="preserve">Network and non-network class drugs are listed in Table S6 and are </w:t>
      </w:r>
      <w:proofErr w:type="spellStart"/>
      <w:r w:rsidR="002F4421">
        <w:t>refernced</w:t>
      </w:r>
      <w:proofErr w:type="spellEnd"/>
      <w:r w:rsidR="002F4421">
        <w:t xml:space="preserve"> by the experimental number (“</w:t>
      </w:r>
      <w:proofErr w:type="spellStart"/>
      <w:r w:rsidR="002F4421">
        <w:t>ExpNum</w:t>
      </w:r>
      <w:proofErr w:type="spellEnd"/>
      <w:r w:rsidR="002F4421">
        <w:t>”).</w:t>
      </w:r>
    </w:p>
    <w:p w14:paraId="79338BA7" w14:textId="77777777" w:rsidR="005755A6" w:rsidRDefault="005755A6" w:rsidP="00FD48F1">
      <w:pPr>
        <w:pStyle w:val="Legend"/>
      </w:pPr>
    </w:p>
    <w:p w14:paraId="076CDF9C" w14:textId="77777777" w:rsidR="005755A6" w:rsidRDefault="005755A6" w:rsidP="00FD48F1">
      <w:pPr>
        <w:pStyle w:val="Legend"/>
      </w:pPr>
    </w:p>
    <w:p w14:paraId="31C76EE2" w14:textId="55C9B671" w:rsidR="00FD48F1" w:rsidRDefault="005755A6" w:rsidP="00FD48F1">
      <w:pPr>
        <w:pStyle w:val="Legend"/>
      </w:pPr>
      <w:r>
        <w:fldChar w:fldCharType="begin"/>
      </w:r>
      <w:r>
        <w:instrText xml:space="preserve"> ADDIN PAPERS2_CITATIONS &lt;papers2_bibliography/&gt;</w:instrText>
      </w:r>
      <w:r>
        <w:fldChar w:fldCharType="separate"/>
      </w:r>
      <w:r>
        <w:fldChar w:fldCharType="end"/>
      </w:r>
    </w:p>
    <w:sectPr w:rsidR="00FD48F1" w:rsidSect="00755125">
      <w:headerReference w:type="default" r:id="rId23"/>
      <w:footerReference w:type="default" r:id="rId24"/>
      <w:headerReference w:type="first" r:id="rId25"/>
      <w:footerReference w:type="first" r:id="rId26"/>
      <w:pgSz w:w="12240" w:h="15840" w:code="1"/>
      <w:pgMar w:top="1440" w:right="1440" w:bottom="1440" w:left="1440"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nnifer Lynn Wilson" w:date="2021-10-20T11:04:00Z" w:initials="JLW">
    <w:p w14:paraId="1D4F5F84" w14:textId="7F56C555" w:rsidR="00197D47" w:rsidRDefault="00197D47" w:rsidP="00197D47">
      <w:pPr>
        <w:pStyle w:val="CommentText"/>
      </w:pPr>
      <w:r>
        <w:rPr>
          <w:rStyle w:val="CommentReference"/>
        </w:rPr>
        <w:annotationRef/>
      </w:r>
      <w:r>
        <w:t>Update this file name.</w:t>
      </w:r>
    </w:p>
  </w:comment>
  <w:comment w:id="2" w:author="Jennifer Lynn Wilson" w:date="2021-05-14T14:37:00Z" w:initials="JLW">
    <w:p w14:paraId="6100E708" w14:textId="468A065B" w:rsidR="003A4A71" w:rsidRDefault="003A4A71">
      <w:pPr>
        <w:pStyle w:val="CommentText"/>
      </w:pPr>
      <w:r>
        <w:rPr>
          <w:rStyle w:val="CommentReference"/>
        </w:rPr>
        <w:annotationRef/>
      </w:r>
      <w:r>
        <w:t xml:space="preserve"> Ask for NHLBI grant that supports OPTUM data</w:t>
      </w:r>
    </w:p>
  </w:comment>
  <w:comment w:id="3" w:author="Jennifer Lynn Wilson" w:date="2021-08-18T14:23:00Z" w:initials="JLW">
    <w:p w14:paraId="56241452" w14:textId="25E86803" w:rsidR="006A31DD" w:rsidRDefault="006A31DD">
      <w:pPr>
        <w:pStyle w:val="CommentText"/>
      </w:pPr>
      <w:r>
        <w:rPr>
          <w:rStyle w:val="CommentReference"/>
        </w:rPr>
        <w:annotationRef/>
      </w:r>
      <w:r>
        <w:t>Ask Ethan to clarify if this explanation is sufficient.</w:t>
      </w:r>
    </w:p>
  </w:comment>
  <w:comment w:id="4" w:author="Jennifer Lynn Wilson" w:date="2020-09-17T17:19:00Z" w:initials="JLW">
    <w:p w14:paraId="1D90E944" w14:textId="518F9A80" w:rsidR="00A442C5" w:rsidRDefault="00A442C5">
      <w:pPr>
        <w:pStyle w:val="CommentText"/>
      </w:pPr>
      <w:r>
        <w:rPr>
          <w:rStyle w:val="CommentReference"/>
        </w:rPr>
        <w:annotationRef/>
      </w:r>
      <w:r>
        <w:t>Need to confirm if this is correct for FDA co-authors</w:t>
      </w:r>
    </w:p>
  </w:comment>
  <w:comment w:id="5" w:author="Jennifer Lynn Wilson" w:date="2020-10-13T13:47:00Z" w:initials="JLW">
    <w:p w14:paraId="0C2EE63B" w14:textId="712D0F8D" w:rsidR="001C01B8" w:rsidRDefault="001C01B8">
      <w:pPr>
        <w:pStyle w:val="CommentText"/>
      </w:pPr>
      <w:r>
        <w:rPr>
          <w:rStyle w:val="CommentReference"/>
        </w:rPr>
        <w:annotationRef/>
      </w:r>
      <w:r>
        <w:t>Want to confirm authorship first.</w:t>
      </w:r>
    </w:p>
  </w:comment>
  <w:comment w:id="6" w:author="Jennifer Lynn Wilson" w:date="2021-08-18T14:34:00Z" w:initials="JLW">
    <w:p w14:paraId="0B1CFE18" w14:textId="15DF4A36" w:rsidR="00F70B41" w:rsidRDefault="00F70B41">
      <w:pPr>
        <w:pStyle w:val="CommentText"/>
      </w:pPr>
      <w:r>
        <w:rPr>
          <w:rStyle w:val="CommentReference"/>
        </w:rPr>
        <w:annotationRef/>
      </w:r>
      <w:r>
        <w:t>Fix “Red indicates DRUG target”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4F5F84" w15:done="1"/>
  <w15:commentEx w15:paraId="6100E708" w15:done="0"/>
  <w15:commentEx w15:paraId="56241452" w15:done="0"/>
  <w15:commentEx w15:paraId="1D90E944" w15:done="0"/>
  <w15:commentEx w15:paraId="0C2EE63B" w15:done="0"/>
  <w15:commentEx w15:paraId="0B1CFE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7635" w16cex:dateUtc="2021-10-20T18:04:00Z"/>
  <w16cex:commentExtensible w16cex:durableId="244909A0" w16cex:dateUtc="2021-05-14T21:37:00Z"/>
  <w16cex:commentExtensible w16cex:durableId="24C79669" w16cex:dateUtc="2021-08-18T21:23:00Z"/>
  <w16cex:commentExtensible w16cex:durableId="24C798E2" w16cex:dateUtc="2021-08-18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4F5F84" w16cid:durableId="251A7635"/>
  <w16cid:commentId w16cid:paraId="6100E708" w16cid:durableId="244909A0"/>
  <w16cid:commentId w16cid:paraId="56241452" w16cid:durableId="24C79669"/>
  <w16cid:commentId w16cid:paraId="1D90E944" w16cid:durableId="230E1931"/>
  <w16cid:commentId w16cid:paraId="0C2EE63B" w16cid:durableId="23302E8E"/>
  <w16cid:commentId w16cid:paraId="0B1CFE18" w16cid:durableId="24C798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CD681" w14:textId="77777777" w:rsidR="00AF3E42" w:rsidRDefault="00AF3E42" w:rsidP="00D73714">
      <w:r>
        <w:separator/>
      </w:r>
    </w:p>
  </w:endnote>
  <w:endnote w:type="continuationSeparator" w:id="0">
    <w:p w14:paraId="1F97373B" w14:textId="77777777" w:rsidR="00AF3E42" w:rsidRDefault="00AF3E42" w:rsidP="00D73714">
      <w:r>
        <w:continuationSeparator/>
      </w:r>
    </w:p>
  </w:endnote>
  <w:endnote w:type="continuationNotice" w:id="1">
    <w:p w14:paraId="213851C6" w14:textId="77777777" w:rsidR="00AF3E42" w:rsidRDefault="00AF3E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A442C5" w:rsidRDefault="00A442C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A442C5" w:rsidRDefault="00A442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A442C5" w:rsidRDefault="00A442C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A442C5" w:rsidRDefault="00A44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685CA" w14:textId="77777777" w:rsidR="00AF3E42" w:rsidRDefault="00AF3E42" w:rsidP="00D73714">
      <w:r>
        <w:separator/>
      </w:r>
    </w:p>
  </w:footnote>
  <w:footnote w:type="continuationSeparator" w:id="0">
    <w:p w14:paraId="39128FF2" w14:textId="77777777" w:rsidR="00AF3E42" w:rsidRDefault="00AF3E42" w:rsidP="00D73714">
      <w:r>
        <w:continuationSeparator/>
      </w:r>
    </w:p>
  </w:footnote>
  <w:footnote w:type="continuationNotice" w:id="1">
    <w:p w14:paraId="77BFCCF3" w14:textId="77777777" w:rsidR="00AF3E42" w:rsidRDefault="00AF3E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5DB9194B" w:rsidR="00A442C5" w:rsidRDefault="00A442C5" w:rsidP="00755125">
    <w:pPr>
      <w:pStyle w:val="Header"/>
      <w:tabs>
        <w:tab w:val="clear" w:pos="4320"/>
        <w:tab w:val="clear" w:pos="8640"/>
        <w:tab w:val="left" w:pos="3240"/>
      </w:tabs>
      <w:ind w:firstLine="2340"/>
    </w:pPr>
    <w:r>
      <w:rPr>
        <w:noProof/>
      </w:rPr>
      <w:drawing>
        <wp:anchor distT="0" distB="0" distL="114300" distR="114300" simplePos="0" relativeHeight="251658241" behindDoc="1" locked="0" layoutInCell="1" allowOverlap="1" wp14:anchorId="02ED9E9E" wp14:editId="542AAF12">
          <wp:simplePos x="0" y="0"/>
          <wp:positionH relativeFrom="margin">
            <wp:posOffset>-416721</wp:posOffset>
          </wp:positionH>
          <wp:positionV relativeFrom="paragraph">
            <wp:posOffset>-15562</wp:posOffset>
          </wp:positionV>
          <wp:extent cx="825500" cy="3606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ence-AAAS-stacked-color.jpg"/>
                  <pic:cNvPicPr/>
                </pic:nvPicPr>
                <pic:blipFill>
                  <a:blip r:embed="rId1"/>
                  <a:stretch>
                    <a:fillRect/>
                  </a:stretch>
                </pic:blipFill>
                <pic:spPr>
                  <a:xfrm>
                    <a:off x="0" y="0"/>
                    <a:ext cx="825500" cy="360680"/>
                  </a:xfrm>
                  <a:prstGeom prst="rect">
                    <a:avLst/>
                  </a:prstGeom>
                </pic:spPr>
              </pic:pic>
            </a:graphicData>
          </a:graphic>
          <wp14:sizeRelH relativeFrom="page">
            <wp14:pctWidth>0</wp14:pctWidth>
          </wp14:sizeRelH>
          <wp14:sizeRelV relativeFrom="page">
            <wp14:pctHeight>0</wp14:pctHeight>
          </wp14:sizeRelV>
        </wp:anchor>
      </w:drawing>
    </w:r>
    <w:r w:rsidRPr="00204015">
      <w:t>S</w:t>
    </w:r>
    <w:r>
      <w:t xml:space="preserve">ubmitted Manuscript: </w:t>
    </w:r>
    <w:r w:rsidRPr="00204015">
      <w:t>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A442C5" w:rsidRPr="00204015" w:rsidRDefault="00A442C5" w:rsidP="00D73714">
    <w:pPr>
      <w:pStyle w:val="Header"/>
    </w:pPr>
    <w:r>
      <w:rPr>
        <w:noProof/>
      </w:rPr>
      <w:drawing>
        <wp:anchor distT="0" distB="0" distL="114300" distR="114300" simplePos="0" relativeHeight="251658240"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A442C5" w:rsidRDefault="00A442C5"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Lynn Wilson">
    <w15:presenceInfo w15:providerId="AD" w15:userId="S::wilsonjl@stanford.edu::7526a258-235e-4ab9-bb94-062ab3071c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hideSpellingErrors/>
  <w:hideGrammaticalErrors/>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0CF0"/>
    <w:rsid w:val="000039B2"/>
    <w:rsid w:val="0000517E"/>
    <w:rsid w:val="00010EA6"/>
    <w:rsid w:val="00010F97"/>
    <w:rsid w:val="00024A99"/>
    <w:rsid w:val="00026FDD"/>
    <w:rsid w:val="00030869"/>
    <w:rsid w:val="00030AD4"/>
    <w:rsid w:val="00042AAC"/>
    <w:rsid w:val="000436ED"/>
    <w:rsid w:val="00045E73"/>
    <w:rsid w:val="000562CC"/>
    <w:rsid w:val="00064B63"/>
    <w:rsid w:val="00077272"/>
    <w:rsid w:val="00091FB8"/>
    <w:rsid w:val="00095099"/>
    <w:rsid w:val="00097B34"/>
    <w:rsid w:val="000A355D"/>
    <w:rsid w:val="000B0F8C"/>
    <w:rsid w:val="000B25FF"/>
    <w:rsid w:val="000C460C"/>
    <w:rsid w:val="000C7F0C"/>
    <w:rsid w:val="000D1C91"/>
    <w:rsid w:val="000D2DEE"/>
    <w:rsid w:val="000F340A"/>
    <w:rsid w:val="00103D8E"/>
    <w:rsid w:val="00111899"/>
    <w:rsid w:val="00114D3F"/>
    <w:rsid w:val="001154E8"/>
    <w:rsid w:val="00122855"/>
    <w:rsid w:val="001331D7"/>
    <w:rsid w:val="00136A4B"/>
    <w:rsid w:val="00137DDB"/>
    <w:rsid w:val="00140434"/>
    <w:rsid w:val="0014178D"/>
    <w:rsid w:val="0015549E"/>
    <w:rsid w:val="00160D2F"/>
    <w:rsid w:val="00165C02"/>
    <w:rsid w:val="001775FA"/>
    <w:rsid w:val="001810EA"/>
    <w:rsid w:val="0019652C"/>
    <w:rsid w:val="00197D47"/>
    <w:rsid w:val="001A61CF"/>
    <w:rsid w:val="001A6DA5"/>
    <w:rsid w:val="001B346E"/>
    <w:rsid w:val="001C01B8"/>
    <w:rsid w:val="001D0CED"/>
    <w:rsid w:val="001D17E9"/>
    <w:rsid w:val="001D4C6A"/>
    <w:rsid w:val="001F0944"/>
    <w:rsid w:val="001F6FCA"/>
    <w:rsid w:val="002053AF"/>
    <w:rsid w:val="002067CA"/>
    <w:rsid w:val="00206C0B"/>
    <w:rsid w:val="002071D7"/>
    <w:rsid w:val="00214A85"/>
    <w:rsid w:val="002163B5"/>
    <w:rsid w:val="0022451E"/>
    <w:rsid w:val="0022525A"/>
    <w:rsid w:val="00230787"/>
    <w:rsid w:val="00230CC9"/>
    <w:rsid w:val="00230D22"/>
    <w:rsid w:val="002310FE"/>
    <w:rsid w:val="00231389"/>
    <w:rsid w:val="002314F9"/>
    <w:rsid w:val="00234DB7"/>
    <w:rsid w:val="00236F8D"/>
    <w:rsid w:val="002475FA"/>
    <w:rsid w:val="0025481C"/>
    <w:rsid w:val="0026488A"/>
    <w:rsid w:val="00267307"/>
    <w:rsid w:val="00270F47"/>
    <w:rsid w:val="00271580"/>
    <w:rsid w:val="00287114"/>
    <w:rsid w:val="00293643"/>
    <w:rsid w:val="0029404C"/>
    <w:rsid w:val="002A340C"/>
    <w:rsid w:val="002A633D"/>
    <w:rsid w:val="002A6D60"/>
    <w:rsid w:val="002C29F4"/>
    <w:rsid w:val="002C33B8"/>
    <w:rsid w:val="002D2E5D"/>
    <w:rsid w:val="002D4EAD"/>
    <w:rsid w:val="002D54C0"/>
    <w:rsid w:val="002E5C7C"/>
    <w:rsid w:val="002E5D7F"/>
    <w:rsid w:val="002E60B9"/>
    <w:rsid w:val="002F3EFD"/>
    <w:rsid w:val="002F4421"/>
    <w:rsid w:val="003053B4"/>
    <w:rsid w:val="00307F53"/>
    <w:rsid w:val="0031308B"/>
    <w:rsid w:val="003171FC"/>
    <w:rsid w:val="003226B2"/>
    <w:rsid w:val="003238D2"/>
    <w:rsid w:val="00324234"/>
    <w:rsid w:val="00333114"/>
    <w:rsid w:val="003360D0"/>
    <w:rsid w:val="00337EE8"/>
    <w:rsid w:val="00353E3C"/>
    <w:rsid w:val="00354772"/>
    <w:rsid w:val="0036246F"/>
    <w:rsid w:val="00372996"/>
    <w:rsid w:val="00380970"/>
    <w:rsid w:val="00381F27"/>
    <w:rsid w:val="00386B2C"/>
    <w:rsid w:val="003876EB"/>
    <w:rsid w:val="0039469C"/>
    <w:rsid w:val="003A177F"/>
    <w:rsid w:val="003A4A71"/>
    <w:rsid w:val="003A57A2"/>
    <w:rsid w:val="003A77E5"/>
    <w:rsid w:val="003B0531"/>
    <w:rsid w:val="003C1C49"/>
    <w:rsid w:val="003D4A33"/>
    <w:rsid w:val="003D777B"/>
    <w:rsid w:val="003E05BE"/>
    <w:rsid w:val="003E0912"/>
    <w:rsid w:val="003E2BE6"/>
    <w:rsid w:val="003E3156"/>
    <w:rsid w:val="003E68BF"/>
    <w:rsid w:val="003F4148"/>
    <w:rsid w:val="004045B3"/>
    <w:rsid w:val="004070EA"/>
    <w:rsid w:val="00420707"/>
    <w:rsid w:val="004276AF"/>
    <w:rsid w:val="00436936"/>
    <w:rsid w:val="004430A0"/>
    <w:rsid w:val="00447EB3"/>
    <w:rsid w:val="004514E6"/>
    <w:rsid w:val="00451F70"/>
    <w:rsid w:val="004542A3"/>
    <w:rsid w:val="00462687"/>
    <w:rsid w:val="004632F7"/>
    <w:rsid w:val="00467130"/>
    <w:rsid w:val="00485627"/>
    <w:rsid w:val="004867FB"/>
    <w:rsid w:val="00486C8C"/>
    <w:rsid w:val="004876B9"/>
    <w:rsid w:val="0049335E"/>
    <w:rsid w:val="004A2506"/>
    <w:rsid w:val="004A65B7"/>
    <w:rsid w:val="004A7E40"/>
    <w:rsid w:val="004B19AE"/>
    <w:rsid w:val="004B4F4B"/>
    <w:rsid w:val="004B5982"/>
    <w:rsid w:val="004C1AB4"/>
    <w:rsid w:val="004C7893"/>
    <w:rsid w:val="004D10EA"/>
    <w:rsid w:val="004E1DBE"/>
    <w:rsid w:val="004E3152"/>
    <w:rsid w:val="004E4087"/>
    <w:rsid w:val="004E53E8"/>
    <w:rsid w:val="00503971"/>
    <w:rsid w:val="005150C3"/>
    <w:rsid w:val="00520FBD"/>
    <w:rsid w:val="005245C8"/>
    <w:rsid w:val="0052771C"/>
    <w:rsid w:val="00531FB1"/>
    <w:rsid w:val="0053307B"/>
    <w:rsid w:val="0054149D"/>
    <w:rsid w:val="00542C75"/>
    <w:rsid w:val="00542F6F"/>
    <w:rsid w:val="00543515"/>
    <w:rsid w:val="005440E6"/>
    <w:rsid w:val="0055599F"/>
    <w:rsid w:val="00557396"/>
    <w:rsid w:val="00560CF5"/>
    <w:rsid w:val="00572498"/>
    <w:rsid w:val="00575375"/>
    <w:rsid w:val="005755A6"/>
    <w:rsid w:val="00575FB5"/>
    <w:rsid w:val="00576E95"/>
    <w:rsid w:val="00583CCA"/>
    <w:rsid w:val="00592DC0"/>
    <w:rsid w:val="00596A9A"/>
    <w:rsid w:val="005A605B"/>
    <w:rsid w:val="005B45AE"/>
    <w:rsid w:val="005B4BC5"/>
    <w:rsid w:val="005C7734"/>
    <w:rsid w:val="005C7805"/>
    <w:rsid w:val="005D4145"/>
    <w:rsid w:val="005E32F2"/>
    <w:rsid w:val="005E67F2"/>
    <w:rsid w:val="005E76B6"/>
    <w:rsid w:val="005E7936"/>
    <w:rsid w:val="005F5F51"/>
    <w:rsid w:val="005F69E1"/>
    <w:rsid w:val="00601C01"/>
    <w:rsid w:val="00614FE3"/>
    <w:rsid w:val="00626CF1"/>
    <w:rsid w:val="00636344"/>
    <w:rsid w:val="0064261D"/>
    <w:rsid w:val="00642C45"/>
    <w:rsid w:val="00643502"/>
    <w:rsid w:val="006443BE"/>
    <w:rsid w:val="00644B06"/>
    <w:rsid w:val="006455DA"/>
    <w:rsid w:val="00650821"/>
    <w:rsid w:val="00661169"/>
    <w:rsid w:val="00663E54"/>
    <w:rsid w:val="006716F5"/>
    <w:rsid w:val="00677325"/>
    <w:rsid w:val="0069339C"/>
    <w:rsid w:val="006A2645"/>
    <w:rsid w:val="006A31DD"/>
    <w:rsid w:val="006A44C8"/>
    <w:rsid w:val="006A5B88"/>
    <w:rsid w:val="006A7883"/>
    <w:rsid w:val="006C5772"/>
    <w:rsid w:val="006C72A9"/>
    <w:rsid w:val="006D67E8"/>
    <w:rsid w:val="006E590E"/>
    <w:rsid w:val="006F10F6"/>
    <w:rsid w:val="006F3E53"/>
    <w:rsid w:val="0070150D"/>
    <w:rsid w:val="00705DD0"/>
    <w:rsid w:val="00715A72"/>
    <w:rsid w:val="007161A3"/>
    <w:rsid w:val="00724862"/>
    <w:rsid w:val="00726833"/>
    <w:rsid w:val="007315CC"/>
    <w:rsid w:val="0073222F"/>
    <w:rsid w:val="00732E6B"/>
    <w:rsid w:val="00733D8A"/>
    <w:rsid w:val="0073419F"/>
    <w:rsid w:val="00742782"/>
    <w:rsid w:val="00744264"/>
    <w:rsid w:val="00747643"/>
    <w:rsid w:val="00755125"/>
    <w:rsid w:val="007802ED"/>
    <w:rsid w:val="007870C2"/>
    <w:rsid w:val="00790AF5"/>
    <w:rsid w:val="00791E3D"/>
    <w:rsid w:val="007938B8"/>
    <w:rsid w:val="007A1917"/>
    <w:rsid w:val="007A3266"/>
    <w:rsid w:val="007A3DB9"/>
    <w:rsid w:val="007A6AAC"/>
    <w:rsid w:val="007B5E63"/>
    <w:rsid w:val="007B7C9F"/>
    <w:rsid w:val="007C357D"/>
    <w:rsid w:val="007C6679"/>
    <w:rsid w:val="007D14F3"/>
    <w:rsid w:val="007D223D"/>
    <w:rsid w:val="007D4B43"/>
    <w:rsid w:val="007D733F"/>
    <w:rsid w:val="007E2E82"/>
    <w:rsid w:val="007E302E"/>
    <w:rsid w:val="007E4FCA"/>
    <w:rsid w:val="007E68EB"/>
    <w:rsid w:val="007F03B0"/>
    <w:rsid w:val="007F0562"/>
    <w:rsid w:val="007F1441"/>
    <w:rsid w:val="007F20A8"/>
    <w:rsid w:val="007F46D2"/>
    <w:rsid w:val="00802C84"/>
    <w:rsid w:val="0080324D"/>
    <w:rsid w:val="00805415"/>
    <w:rsid w:val="00816CBC"/>
    <w:rsid w:val="00824079"/>
    <w:rsid w:val="0082473B"/>
    <w:rsid w:val="00831EE8"/>
    <w:rsid w:val="00833845"/>
    <w:rsid w:val="008355F1"/>
    <w:rsid w:val="00847EFD"/>
    <w:rsid w:val="00852818"/>
    <w:rsid w:val="00852881"/>
    <w:rsid w:val="00856576"/>
    <w:rsid w:val="0086656C"/>
    <w:rsid w:val="0086765A"/>
    <w:rsid w:val="0087209B"/>
    <w:rsid w:val="0087329B"/>
    <w:rsid w:val="008747EA"/>
    <w:rsid w:val="008D414E"/>
    <w:rsid w:val="008D669B"/>
    <w:rsid w:val="008D72AC"/>
    <w:rsid w:val="008E5540"/>
    <w:rsid w:val="009263E8"/>
    <w:rsid w:val="00927046"/>
    <w:rsid w:val="00941B67"/>
    <w:rsid w:val="00942EB0"/>
    <w:rsid w:val="009433E7"/>
    <w:rsid w:val="0094415B"/>
    <w:rsid w:val="00944B57"/>
    <w:rsid w:val="00944B5F"/>
    <w:rsid w:val="00951F2D"/>
    <w:rsid w:val="009547EF"/>
    <w:rsid w:val="009670C3"/>
    <w:rsid w:val="009719B2"/>
    <w:rsid w:val="0097222E"/>
    <w:rsid w:val="00980F07"/>
    <w:rsid w:val="00985C1F"/>
    <w:rsid w:val="009A2C73"/>
    <w:rsid w:val="009A6440"/>
    <w:rsid w:val="009A76DD"/>
    <w:rsid w:val="009E1E73"/>
    <w:rsid w:val="009E63BC"/>
    <w:rsid w:val="009E6F98"/>
    <w:rsid w:val="009F2B56"/>
    <w:rsid w:val="009F6637"/>
    <w:rsid w:val="00A078D1"/>
    <w:rsid w:val="00A1748D"/>
    <w:rsid w:val="00A23CD5"/>
    <w:rsid w:val="00A3118C"/>
    <w:rsid w:val="00A35339"/>
    <w:rsid w:val="00A439D5"/>
    <w:rsid w:val="00A442C5"/>
    <w:rsid w:val="00A51678"/>
    <w:rsid w:val="00A546AB"/>
    <w:rsid w:val="00A57AC6"/>
    <w:rsid w:val="00A6180F"/>
    <w:rsid w:val="00A75B79"/>
    <w:rsid w:val="00A80CF9"/>
    <w:rsid w:val="00A8223B"/>
    <w:rsid w:val="00A92FE9"/>
    <w:rsid w:val="00A9386D"/>
    <w:rsid w:val="00AA49C0"/>
    <w:rsid w:val="00AB0186"/>
    <w:rsid w:val="00AB4418"/>
    <w:rsid w:val="00AC28EE"/>
    <w:rsid w:val="00AD6E5D"/>
    <w:rsid w:val="00AE07FF"/>
    <w:rsid w:val="00AE7CE1"/>
    <w:rsid w:val="00AF3E42"/>
    <w:rsid w:val="00B004FE"/>
    <w:rsid w:val="00B0437E"/>
    <w:rsid w:val="00B07749"/>
    <w:rsid w:val="00B15BA3"/>
    <w:rsid w:val="00B169C1"/>
    <w:rsid w:val="00B2137A"/>
    <w:rsid w:val="00B21E4C"/>
    <w:rsid w:val="00B23D8F"/>
    <w:rsid w:val="00B36BD9"/>
    <w:rsid w:val="00B40F6D"/>
    <w:rsid w:val="00B422F9"/>
    <w:rsid w:val="00B42889"/>
    <w:rsid w:val="00B50A4F"/>
    <w:rsid w:val="00B512E6"/>
    <w:rsid w:val="00B515C1"/>
    <w:rsid w:val="00B52563"/>
    <w:rsid w:val="00B557AD"/>
    <w:rsid w:val="00B60E78"/>
    <w:rsid w:val="00B62B51"/>
    <w:rsid w:val="00B65A97"/>
    <w:rsid w:val="00B66180"/>
    <w:rsid w:val="00B72CE5"/>
    <w:rsid w:val="00B83DD0"/>
    <w:rsid w:val="00B87325"/>
    <w:rsid w:val="00BA062D"/>
    <w:rsid w:val="00BA0635"/>
    <w:rsid w:val="00BA0CA1"/>
    <w:rsid w:val="00BB4105"/>
    <w:rsid w:val="00BB6FD9"/>
    <w:rsid w:val="00BC2C5A"/>
    <w:rsid w:val="00BC52E0"/>
    <w:rsid w:val="00BC582B"/>
    <w:rsid w:val="00BD1667"/>
    <w:rsid w:val="00BF4403"/>
    <w:rsid w:val="00C07565"/>
    <w:rsid w:val="00C12A61"/>
    <w:rsid w:val="00C13612"/>
    <w:rsid w:val="00C13940"/>
    <w:rsid w:val="00C1605E"/>
    <w:rsid w:val="00C1710A"/>
    <w:rsid w:val="00C17FC3"/>
    <w:rsid w:val="00C30D1B"/>
    <w:rsid w:val="00C32493"/>
    <w:rsid w:val="00C33D9C"/>
    <w:rsid w:val="00C361F8"/>
    <w:rsid w:val="00C439CC"/>
    <w:rsid w:val="00C47FC6"/>
    <w:rsid w:val="00C5118B"/>
    <w:rsid w:val="00C512F6"/>
    <w:rsid w:val="00C61860"/>
    <w:rsid w:val="00C62125"/>
    <w:rsid w:val="00C635E3"/>
    <w:rsid w:val="00C63901"/>
    <w:rsid w:val="00C75A46"/>
    <w:rsid w:val="00C75C33"/>
    <w:rsid w:val="00C8041A"/>
    <w:rsid w:val="00C81652"/>
    <w:rsid w:val="00C81956"/>
    <w:rsid w:val="00C819BB"/>
    <w:rsid w:val="00C86E03"/>
    <w:rsid w:val="00C93488"/>
    <w:rsid w:val="00C9547E"/>
    <w:rsid w:val="00CB1040"/>
    <w:rsid w:val="00CC2657"/>
    <w:rsid w:val="00CC3B83"/>
    <w:rsid w:val="00CE5F77"/>
    <w:rsid w:val="00D05C7F"/>
    <w:rsid w:val="00D2337D"/>
    <w:rsid w:val="00D241EF"/>
    <w:rsid w:val="00D36C05"/>
    <w:rsid w:val="00D44D8C"/>
    <w:rsid w:val="00D47412"/>
    <w:rsid w:val="00D50A81"/>
    <w:rsid w:val="00D61494"/>
    <w:rsid w:val="00D617AB"/>
    <w:rsid w:val="00D674CA"/>
    <w:rsid w:val="00D71FE5"/>
    <w:rsid w:val="00D73714"/>
    <w:rsid w:val="00D7528A"/>
    <w:rsid w:val="00D82DE4"/>
    <w:rsid w:val="00D83DEA"/>
    <w:rsid w:val="00D8792C"/>
    <w:rsid w:val="00D91DBE"/>
    <w:rsid w:val="00DA21EB"/>
    <w:rsid w:val="00DA6521"/>
    <w:rsid w:val="00DC0B91"/>
    <w:rsid w:val="00DC2884"/>
    <w:rsid w:val="00DD225C"/>
    <w:rsid w:val="00DD43A6"/>
    <w:rsid w:val="00DD6604"/>
    <w:rsid w:val="00DE0787"/>
    <w:rsid w:val="00DE1B44"/>
    <w:rsid w:val="00DE28BD"/>
    <w:rsid w:val="00DE7047"/>
    <w:rsid w:val="00DF5CF5"/>
    <w:rsid w:val="00E0133A"/>
    <w:rsid w:val="00E02FEF"/>
    <w:rsid w:val="00E0440F"/>
    <w:rsid w:val="00E05FE2"/>
    <w:rsid w:val="00E07714"/>
    <w:rsid w:val="00E2045B"/>
    <w:rsid w:val="00E257ED"/>
    <w:rsid w:val="00E25B7A"/>
    <w:rsid w:val="00E267A8"/>
    <w:rsid w:val="00E37C62"/>
    <w:rsid w:val="00E41EFE"/>
    <w:rsid w:val="00E474F8"/>
    <w:rsid w:val="00E51C65"/>
    <w:rsid w:val="00E542D8"/>
    <w:rsid w:val="00E54672"/>
    <w:rsid w:val="00E5600F"/>
    <w:rsid w:val="00E61CA3"/>
    <w:rsid w:val="00E63F9F"/>
    <w:rsid w:val="00E72365"/>
    <w:rsid w:val="00E737F7"/>
    <w:rsid w:val="00E75439"/>
    <w:rsid w:val="00E75F75"/>
    <w:rsid w:val="00E76B37"/>
    <w:rsid w:val="00E775E1"/>
    <w:rsid w:val="00E86F9B"/>
    <w:rsid w:val="00E966AA"/>
    <w:rsid w:val="00E971DA"/>
    <w:rsid w:val="00EA207A"/>
    <w:rsid w:val="00EB0433"/>
    <w:rsid w:val="00EB4C40"/>
    <w:rsid w:val="00EC6E4B"/>
    <w:rsid w:val="00ED135E"/>
    <w:rsid w:val="00ED4D2D"/>
    <w:rsid w:val="00EE1D99"/>
    <w:rsid w:val="00EE62A0"/>
    <w:rsid w:val="00EE6929"/>
    <w:rsid w:val="00EE7490"/>
    <w:rsid w:val="00EE7F3D"/>
    <w:rsid w:val="00EF3C97"/>
    <w:rsid w:val="00EF69D9"/>
    <w:rsid w:val="00F0728C"/>
    <w:rsid w:val="00F15B30"/>
    <w:rsid w:val="00F26AF7"/>
    <w:rsid w:val="00F31261"/>
    <w:rsid w:val="00F4338C"/>
    <w:rsid w:val="00F442AD"/>
    <w:rsid w:val="00F447C9"/>
    <w:rsid w:val="00F44B6F"/>
    <w:rsid w:val="00F60414"/>
    <w:rsid w:val="00F63271"/>
    <w:rsid w:val="00F648C5"/>
    <w:rsid w:val="00F70B41"/>
    <w:rsid w:val="00F739FD"/>
    <w:rsid w:val="00F803FD"/>
    <w:rsid w:val="00F84222"/>
    <w:rsid w:val="00F91110"/>
    <w:rsid w:val="00F93608"/>
    <w:rsid w:val="00F9396B"/>
    <w:rsid w:val="00F96EA5"/>
    <w:rsid w:val="00FA2B3E"/>
    <w:rsid w:val="00FA2E99"/>
    <w:rsid w:val="00FA6EED"/>
    <w:rsid w:val="00FB0FFD"/>
    <w:rsid w:val="00FB16FB"/>
    <w:rsid w:val="00FB2EB9"/>
    <w:rsid w:val="00FB5CCA"/>
    <w:rsid w:val="00FC601B"/>
    <w:rsid w:val="00FD1A98"/>
    <w:rsid w:val="00FD1D24"/>
    <w:rsid w:val="00FD2766"/>
    <w:rsid w:val="00FD48F1"/>
    <w:rsid w:val="00FD546E"/>
    <w:rsid w:val="00FE24D1"/>
    <w:rsid w:val="00FE4ECB"/>
    <w:rsid w:val="00FF1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5F21981B-EF3C-4D70-9F82-178C800B9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71C"/>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sz w:val="20"/>
      <w:szCs w:val="20"/>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sz w:val="20"/>
      <w:szCs w:val="20"/>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sz w:val="20"/>
      <w:szCs w:val="20"/>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sz w:val="20"/>
      <w:szCs w:val="20"/>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sz w:val="20"/>
      <w:szCs w:val="20"/>
    </w:rPr>
  </w:style>
  <w:style w:type="paragraph" w:customStyle="1" w:styleId="SX-Affiliation">
    <w:name w:val="SX-Affiliation"/>
    <w:basedOn w:val="Normal"/>
    <w:next w:val="Normal"/>
    <w:qFormat/>
    <w:rsid w:val="009A3899"/>
    <w:pPr>
      <w:spacing w:after="160" w:line="190" w:lineRule="exact"/>
    </w:pPr>
    <w:rPr>
      <w:rFonts w:ascii="BlissRegular" w:hAnsi="BlissRegular"/>
      <w:sz w:val="16"/>
      <w:szCs w:val="20"/>
    </w:rPr>
  </w:style>
  <w:style w:type="paragraph" w:customStyle="1" w:styleId="SX-Articlehead">
    <w:name w:val="SX-Article head"/>
    <w:basedOn w:val="Normal"/>
    <w:qFormat/>
    <w:rsid w:val="009A3899"/>
    <w:pPr>
      <w:spacing w:before="210" w:line="210" w:lineRule="exact"/>
      <w:ind w:firstLine="288"/>
      <w:jc w:val="both"/>
    </w:pPr>
    <w:rPr>
      <w:b/>
      <w:sz w:val="18"/>
      <w:szCs w:val="20"/>
    </w:rPr>
  </w:style>
  <w:style w:type="paragraph" w:customStyle="1" w:styleId="SX-Authornames">
    <w:name w:val="SX-Author names"/>
    <w:basedOn w:val="Normal"/>
    <w:rsid w:val="009A3899"/>
    <w:pPr>
      <w:spacing w:after="120" w:line="210" w:lineRule="exact"/>
    </w:pPr>
    <w:rPr>
      <w:rFonts w:ascii="BlissMedium" w:hAnsi="BlissMedium"/>
      <w:sz w:val="20"/>
      <w:szCs w:val="20"/>
    </w:rPr>
  </w:style>
  <w:style w:type="paragraph" w:customStyle="1" w:styleId="SX-Bodytext">
    <w:name w:val="SX-Body text"/>
    <w:basedOn w:val="Normal"/>
    <w:next w:val="Normal"/>
    <w:rsid w:val="009A3899"/>
    <w:pPr>
      <w:spacing w:line="210" w:lineRule="exact"/>
      <w:ind w:firstLine="288"/>
      <w:jc w:val="both"/>
    </w:pPr>
    <w:rPr>
      <w:sz w:val="18"/>
      <w:szCs w:val="20"/>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szCs w:val="20"/>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szCs w:val="20"/>
    </w:rPr>
  </w:style>
  <w:style w:type="paragraph" w:customStyle="1" w:styleId="SX-RefHead">
    <w:name w:val="SX-RefHead"/>
    <w:basedOn w:val="Normal"/>
    <w:rsid w:val="009A3899"/>
    <w:pPr>
      <w:spacing w:before="200" w:line="190" w:lineRule="exact"/>
    </w:pPr>
    <w:rPr>
      <w:b/>
      <w:sz w:val="16"/>
      <w:szCs w:val="20"/>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 w:val="20"/>
    </w:rPr>
  </w:style>
  <w:style w:type="paragraph" w:customStyle="1" w:styleId="SX-Tablelegend">
    <w:name w:val="SX-Tablelegend"/>
    <w:basedOn w:val="Normal"/>
    <w:qFormat/>
    <w:rsid w:val="009A3899"/>
    <w:pPr>
      <w:spacing w:line="190" w:lineRule="exact"/>
      <w:ind w:left="245" w:hanging="245"/>
      <w:jc w:val="both"/>
    </w:pPr>
    <w:rPr>
      <w:sz w:val="16"/>
      <w:szCs w:val="20"/>
    </w:rPr>
  </w:style>
  <w:style w:type="paragraph" w:customStyle="1" w:styleId="SX-Tabletext">
    <w:name w:val="SX-Tabletext"/>
    <w:basedOn w:val="Normal"/>
    <w:qFormat/>
    <w:rsid w:val="009A3899"/>
    <w:pPr>
      <w:spacing w:line="210" w:lineRule="exact"/>
      <w:jc w:val="center"/>
    </w:pPr>
    <w:rPr>
      <w:sz w:val="18"/>
      <w:szCs w:val="20"/>
    </w:rPr>
  </w:style>
  <w:style w:type="paragraph" w:customStyle="1" w:styleId="SX-Tabletitle">
    <w:name w:val="SX-Tabletitle"/>
    <w:basedOn w:val="Normal"/>
    <w:qFormat/>
    <w:rsid w:val="009A3899"/>
    <w:pPr>
      <w:spacing w:after="120" w:line="210" w:lineRule="exact"/>
      <w:jc w:val="both"/>
    </w:pPr>
    <w:rPr>
      <w:rFonts w:ascii="BlissMedium" w:hAnsi="BlissMedium"/>
      <w:sz w:val="18"/>
      <w:szCs w:val="20"/>
    </w:rPr>
  </w:style>
  <w:style w:type="paragraph" w:customStyle="1" w:styleId="SX-Title">
    <w:name w:val="SX-Title"/>
    <w:basedOn w:val="Normal"/>
    <w:rsid w:val="009A3899"/>
    <w:pPr>
      <w:spacing w:after="240" w:line="500" w:lineRule="exact"/>
    </w:pPr>
    <w:rPr>
      <w:rFonts w:ascii="BlissBold" w:hAnsi="BlissBold"/>
      <w:b/>
      <w:sz w:val="44"/>
      <w:szCs w:val="20"/>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szCs w:val="20"/>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styleId="Revision">
    <w:name w:val="Revision"/>
    <w:hidden/>
    <w:uiPriority w:val="71"/>
    <w:rsid w:val="003E68BF"/>
    <w:rPr>
      <w:rFonts w:eastAsia="Times New Roman"/>
      <w:sz w:val="24"/>
      <w:szCs w:val="24"/>
    </w:rPr>
  </w:style>
  <w:style w:type="table" w:styleId="TableGrid">
    <w:name w:val="Table Grid"/>
    <w:basedOn w:val="TableNormal"/>
    <w:uiPriority w:val="59"/>
    <w:rsid w:val="004856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7490">
      <w:bodyDiv w:val="1"/>
      <w:marLeft w:val="0"/>
      <w:marRight w:val="0"/>
      <w:marTop w:val="0"/>
      <w:marBottom w:val="0"/>
      <w:divBdr>
        <w:top w:val="none" w:sz="0" w:space="0" w:color="auto"/>
        <w:left w:val="none" w:sz="0" w:space="0" w:color="auto"/>
        <w:bottom w:val="none" w:sz="0" w:space="0" w:color="auto"/>
        <w:right w:val="none" w:sz="0" w:space="0" w:color="auto"/>
      </w:divBdr>
    </w:div>
    <w:div w:id="23989243">
      <w:bodyDiv w:val="1"/>
      <w:marLeft w:val="0"/>
      <w:marRight w:val="0"/>
      <w:marTop w:val="0"/>
      <w:marBottom w:val="0"/>
      <w:divBdr>
        <w:top w:val="none" w:sz="0" w:space="0" w:color="auto"/>
        <w:left w:val="none" w:sz="0" w:space="0" w:color="auto"/>
        <w:bottom w:val="none" w:sz="0" w:space="0" w:color="auto"/>
        <w:right w:val="none" w:sz="0" w:space="0" w:color="auto"/>
      </w:divBdr>
    </w:div>
    <w:div w:id="37627494">
      <w:bodyDiv w:val="1"/>
      <w:marLeft w:val="0"/>
      <w:marRight w:val="0"/>
      <w:marTop w:val="0"/>
      <w:marBottom w:val="0"/>
      <w:divBdr>
        <w:top w:val="none" w:sz="0" w:space="0" w:color="auto"/>
        <w:left w:val="none" w:sz="0" w:space="0" w:color="auto"/>
        <w:bottom w:val="none" w:sz="0" w:space="0" w:color="auto"/>
        <w:right w:val="none" w:sz="0" w:space="0" w:color="auto"/>
      </w:divBdr>
    </w:div>
    <w:div w:id="293826445">
      <w:bodyDiv w:val="1"/>
      <w:marLeft w:val="0"/>
      <w:marRight w:val="0"/>
      <w:marTop w:val="0"/>
      <w:marBottom w:val="0"/>
      <w:divBdr>
        <w:top w:val="none" w:sz="0" w:space="0" w:color="auto"/>
        <w:left w:val="none" w:sz="0" w:space="0" w:color="auto"/>
        <w:bottom w:val="none" w:sz="0" w:space="0" w:color="auto"/>
        <w:right w:val="none" w:sz="0" w:space="0" w:color="auto"/>
      </w:divBdr>
    </w:div>
    <w:div w:id="639455121">
      <w:bodyDiv w:val="1"/>
      <w:marLeft w:val="0"/>
      <w:marRight w:val="0"/>
      <w:marTop w:val="0"/>
      <w:marBottom w:val="0"/>
      <w:divBdr>
        <w:top w:val="none" w:sz="0" w:space="0" w:color="auto"/>
        <w:left w:val="none" w:sz="0" w:space="0" w:color="auto"/>
        <w:bottom w:val="none" w:sz="0" w:space="0" w:color="auto"/>
        <w:right w:val="none" w:sz="0" w:space="0" w:color="auto"/>
      </w:divBdr>
    </w:div>
    <w:div w:id="782919819">
      <w:bodyDiv w:val="1"/>
      <w:marLeft w:val="0"/>
      <w:marRight w:val="0"/>
      <w:marTop w:val="0"/>
      <w:marBottom w:val="0"/>
      <w:divBdr>
        <w:top w:val="none" w:sz="0" w:space="0" w:color="auto"/>
        <w:left w:val="none" w:sz="0" w:space="0" w:color="auto"/>
        <w:bottom w:val="none" w:sz="0" w:space="0" w:color="auto"/>
        <w:right w:val="none" w:sz="0" w:space="0" w:color="auto"/>
      </w:divBdr>
    </w:div>
    <w:div w:id="810056557">
      <w:bodyDiv w:val="1"/>
      <w:marLeft w:val="0"/>
      <w:marRight w:val="0"/>
      <w:marTop w:val="0"/>
      <w:marBottom w:val="0"/>
      <w:divBdr>
        <w:top w:val="none" w:sz="0" w:space="0" w:color="auto"/>
        <w:left w:val="none" w:sz="0" w:space="0" w:color="auto"/>
        <w:bottom w:val="none" w:sz="0" w:space="0" w:color="auto"/>
        <w:right w:val="none" w:sz="0" w:space="0" w:color="auto"/>
      </w:divBdr>
    </w:div>
    <w:div w:id="937175149">
      <w:bodyDiv w:val="1"/>
      <w:marLeft w:val="0"/>
      <w:marRight w:val="0"/>
      <w:marTop w:val="0"/>
      <w:marBottom w:val="0"/>
      <w:divBdr>
        <w:top w:val="none" w:sz="0" w:space="0" w:color="auto"/>
        <w:left w:val="none" w:sz="0" w:space="0" w:color="auto"/>
        <w:bottom w:val="none" w:sz="0" w:space="0" w:color="auto"/>
        <w:right w:val="none" w:sz="0" w:space="0" w:color="auto"/>
      </w:divBdr>
    </w:div>
    <w:div w:id="1119031246">
      <w:bodyDiv w:val="1"/>
      <w:marLeft w:val="0"/>
      <w:marRight w:val="0"/>
      <w:marTop w:val="0"/>
      <w:marBottom w:val="0"/>
      <w:divBdr>
        <w:top w:val="none" w:sz="0" w:space="0" w:color="auto"/>
        <w:left w:val="none" w:sz="0" w:space="0" w:color="auto"/>
        <w:bottom w:val="none" w:sz="0" w:space="0" w:color="auto"/>
        <w:right w:val="none" w:sz="0" w:space="0" w:color="auto"/>
      </w:divBdr>
    </w:div>
    <w:div w:id="1410232953">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yperlink" Target="https://doi.org/10.1101/2020.12.15.422844" TargetMode="External"/><Relationship Id="rId18" Type="http://schemas.openxmlformats.org/officeDocument/2006/relationships/hyperlink" Target="https://github.com/jenwilson521/Designated-Medical-Event-Pathways"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numbering" Target="numbering.xml"/><Relationship Id="rId12" Type="http://schemas.openxmlformats.org/officeDocument/2006/relationships/endnotes" Target="endnotes.xml"/><Relationship Id="rId17" Type="http://schemas.microsoft.com/office/2018/08/relationships/commentsExtensible" Target="commentsExtensible.xml"/><Relationship Id="rId25" Type="http://schemas.openxmlformats.org/officeDocument/2006/relationships/header" Target="header2.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webSettings" Target="webSetting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1 6 " ? > < S i m c y p D a t a   x m l n s = " h t t p : / / w w w . s i m c y p . c o m / " >  
     < C h a r t s / >  
     < R e s u l t s T a b l e s / >  
     < I n p u t T a b l e s / >  
 < / S i m c y p D a t a > 
</file>

<file path=customXml/item2.xml><?xml version="1.0" encoding="utf-8"?>
<ct:contentTypeSchema xmlns:ct="http://schemas.microsoft.com/office/2006/metadata/contentType" xmlns:ma="http://schemas.microsoft.com/office/2006/metadata/properties/metaAttributes" ct:_="" ma:_="" ma:contentTypeName="Document" ma:contentTypeID="0x0101001B33F1CDBFD58248A5F76AF076DE4FE2" ma:contentTypeVersion="0" ma:contentTypeDescription="Create a new document." ma:contentTypeScope="" ma:versionID="4a4a82c31b704869b374b03519296d66">
  <xsd:schema xmlns:xsd="http://www.w3.org/2001/XMLSchema" xmlns:xs="http://www.w3.org/2001/XMLSchema" xmlns:p="http://schemas.microsoft.com/office/2006/metadata/properties" xmlns:ns2="c593544c-8bc9-488a-9957-4d59a7b3d015" targetNamespace="http://schemas.microsoft.com/office/2006/metadata/properties" ma:root="true" ma:fieldsID="f735efe3037c15fe5e7164caebe31d49" ns2:_="">
    <xsd:import namespace="c593544c-8bc9-488a-9957-4d59a7b3d015"/>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93544c-8bc9-488a-9957-4d59a7b3d01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_dlc_DocId xmlns="c593544c-8bc9-488a-9957-4d59a7b3d015">QHC7UNPNFTHD-784855529-7</_dlc_DocId>
    <_dlc_DocIdUrl xmlns="c593544c-8bc9-488a-9957-4d59a7b3d015">
      <Url>http://my.fda.gov/personal/jielin_sun/_layouts/DocIdRedir.aspx?ID=QHC7UNPNFTHD-784855529-7</Url>
      <Description>QHC7UNPNFTHD-784855529-7</Description>
    </_dlc_DocIdUrl>
  </documentManagement>
</p:properties>
</file>

<file path=customXml/itemProps1.xml><?xml version="1.0" encoding="utf-8"?>
<ds:datastoreItem xmlns:ds="http://schemas.openxmlformats.org/officeDocument/2006/customXml" ds:itemID="{ABF4642C-C101-4187-AF67-72B43CB60FB3}">
  <ds:schemaRefs>
    <ds:schemaRef ds:uri="http://www.simcyp.com/"/>
  </ds:schemaRefs>
</ds:datastoreItem>
</file>

<file path=customXml/itemProps2.xml><?xml version="1.0" encoding="utf-8"?>
<ds:datastoreItem xmlns:ds="http://schemas.openxmlformats.org/officeDocument/2006/customXml" ds:itemID="{DC97044F-E723-4D4D-87BF-0370CEA2F0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93544c-8bc9-488a-9957-4d59a7b3d0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F625BA-0C8F-415E-BCB4-23A939B86731}">
  <ds:schemaRefs>
    <ds:schemaRef ds:uri="http://schemas.openxmlformats.org/officeDocument/2006/bibliography"/>
  </ds:schemaRefs>
</ds:datastoreItem>
</file>

<file path=customXml/itemProps4.xml><?xml version="1.0" encoding="utf-8"?>
<ds:datastoreItem xmlns:ds="http://schemas.openxmlformats.org/officeDocument/2006/customXml" ds:itemID="{8F65955D-D535-4347-AE09-A7214563413A}">
  <ds:schemaRefs>
    <ds:schemaRef ds:uri="http://schemas.microsoft.com/sharepoint/events"/>
  </ds:schemaRefs>
</ds:datastoreItem>
</file>

<file path=customXml/itemProps5.xml><?xml version="1.0" encoding="utf-8"?>
<ds:datastoreItem xmlns:ds="http://schemas.openxmlformats.org/officeDocument/2006/customXml" ds:itemID="{1E23F68B-831C-497C-9AE5-4CA5CB64ACBD}">
  <ds:schemaRefs>
    <ds:schemaRef ds:uri="http://schemas.microsoft.com/sharepoint/v3/contenttype/forms"/>
  </ds:schemaRefs>
</ds:datastoreItem>
</file>

<file path=customXml/itemProps6.xml><?xml version="1.0" encoding="utf-8"?>
<ds:datastoreItem xmlns:ds="http://schemas.openxmlformats.org/officeDocument/2006/customXml" ds:itemID="{097A9BEC-2FD3-4B44-9111-8A04C6F4C5D5}">
  <ds:schemaRefs>
    <ds:schemaRef ds:uri="http://schemas.microsoft.com/office/2006/metadata/properties"/>
    <ds:schemaRef ds:uri="http://schemas.microsoft.com/office/infopath/2007/PartnerControls"/>
    <ds:schemaRef ds:uri="c593544c-8bc9-488a-9957-4d59a7b3d015"/>
  </ds:schemaRefs>
</ds:datastoreItem>
</file>

<file path=docProps/app.xml><?xml version="1.0" encoding="utf-8"?>
<Properties xmlns="http://schemas.openxmlformats.org/officeDocument/2006/extended-properties" xmlns:vt="http://schemas.openxmlformats.org/officeDocument/2006/docPropsVTypes">
  <Template>Normal.dotm</Template>
  <TotalTime>5081</TotalTime>
  <Pages>14</Pages>
  <Words>14812</Words>
  <Characters>84433</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99047</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dc:description/>
  <cp:lastModifiedBy>Jennifer Lynn Wilson</cp:lastModifiedBy>
  <cp:revision>196</cp:revision>
  <cp:lastPrinted>2018-01-11T21:39:00Z</cp:lastPrinted>
  <dcterms:created xsi:type="dcterms:W3CDTF">2021-01-11T20:54:00Z</dcterms:created>
  <dcterms:modified xsi:type="dcterms:W3CDTF">2021-10-23T00:03:00Z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id="http://www.zotero.org/styles/science-without-titles"/&gt;&lt;format class="21"/&gt;&lt;count citations="32" publications="31"/&gt;&lt;/info&gt;PAPERS2_INFO_END</vt:lpwstr>
  </property>
  <property fmtid="{D5CDD505-2E9C-101B-9397-08002B2CF9AE}" pid="3" name="ContentTypeId">
    <vt:lpwstr>0x0101001B33F1CDBFD58248A5F76AF076DE4FE2</vt:lpwstr>
  </property>
  <property fmtid="{D5CDD505-2E9C-101B-9397-08002B2CF9AE}" pid="4" name="_dlc_DocIdItemGuid">
    <vt:lpwstr>c69ef473-e82a-4c93-b011-1940171b5e72</vt:lpwstr>
  </property>
</Properties>
</file>