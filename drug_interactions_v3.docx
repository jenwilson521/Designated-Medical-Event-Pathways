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61BC5" w14:textId="6A1A1E19" w:rsidR="00D73714" w:rsidRDefault="00DA6521" w:rsidP="00D73714">
      <w:pPr>
        <w:pStyle w:val="Head"/>
      </w:pPr>
      <w:r>
        <w:t>Drugs synergistically affect adverse outcomes through protein-protein interaction networks</w:t>
      </w:r>
    </w:p>
    <w:p w14:paraId="7BA07A6A" w14:textId="40BACFC7" w:rsidR="00DA6521" w:rsidRPr="00DA6521" w:rsidRDefault="00D73714" w:rsidP="00DA6521">
      <w:pPr>
        <w:pStyle w:val="Authors"/>
      </w:pPr>
      <w:r w:rsidRPr="00987EE5">
        <w:rPr>
          <w:b/>
        </w:rPr>
        <w:t>Authors:</w:t>
      </w:r>
      <w:r w:rsidR="00A23CD5">
        <w:t xml:space="preserve"> </w:t>
      </w:r>
      <w:r w:rsidR="00DA6521">
        <w:t>Jennifer L. Wilson</w:t>
      </w:r>
      <w:r w:rsidR="00DA6521">
        <w:rPr>
          <w:vertAlign w:val="superscript"/>
        </w:rPr>
        <w:t>1</w:t>
      </w:r>
      <w:r w:rsidR="00DA6521">
        <w:t xml:space="preserve">, </w:t>
      </w:r>
      <w:r w:rsidR="00596A9A">
        <w:t>Ethan Steinberg</w:t>
      </w:r>
      <w:r w:rsidR="00596A9A" w:rsidRPr="00596A9A">
        <w:rPr>
          <w:vertAlign w:val="superscript"/>
        </w:rPr>
        <w:t>2</w:t>
      </w:r>
      <w:r w:rsidR="00596A9A">
        <w:t xml:space="preserve">, </w:t>
      </w:r>
      <w:r w:rsidR="00DA6521">
        <w:t>Rebecca Racz</w:t>
      </w:r>
      <w:r w:rsidR="00596A9A">
        <w:rPr>
          <w:vertAlign w:val="superscript"/>
        </w:rPr>
        <w:t>3</w:t>
      </w:r>
      <w:r w:rsidR="00DA6521">
        <w:t xml:space="preserve">, </w:t>
      </w:r>
      <w:proofErr w:type="spellStart"/>
      <w:r w:rsidR="00DA6521">
        <w:t>Oluseyi</w:t>
      </w:r>
      <w:proofErr w:type="spellEnd"/>
      <w:r w:rsidR="00DA6521">
        <w:t xml:space="preserve"> Adeniyi</w:t>
      </w:r>
      <w:r w:rsidR="00596A9A">
        <w:rPr>
          <w:vertAlign w:val="superscript"/>
        </w:rPr>
        <w:t>4</w:t>
      </w:r>
      <w:r w:rsidR="00DA6521">
        <w:t>,</w:t>
      </w:r>
      <w:r w:rsidR="00DA6521" w:rsidRPr="000E006C">
        <w:t xml:space="preserve"> </w:t>
      </w:r>
      <w:proofErr w:type="spellStart"/>
      <w:r w:rsidR="00DA6521">
        <w:t>Jielin</w:t>
      </w:r>
      <w:proofErr w:type="spellEnd"/>
      <w:r w:rsidR="00DA6521">
        <w:t xml:space="preserve"> Sun</w:t>
      </w:r>
      <w:r w:rsidR="00DA6521">
        <w:rPr>
          <w:vertAlign w:val="superscript"/>
        </w:rPr>
        <w:t>3</w:t>
      </w:r>
      <w:r w:rsidR="00596A9A">
        <w:t>4</w:t>
      </w:r>
      <w:r w:rsidR="00DA6521">
        <w:t xml:space="preserve"> Michael Pacanowski</w:t>
      </w:r>
      <w:r w:rsidR="00596A9A">
        <w:rPr>
          <w:vertAlign w:val="superscript"/>
        </w:rPr>
        <w:t>4</w:t>
      </w:r>
      <w:r w:rsidR="00DA6521">
        <w:t>, Russ B. Altman</w:t>
      </w:r>
      <w:r w:rsidR="00DA6521">
        <w:rPr>
          <w:vertAlign w:val="superscript"/>
        </w:rPr>
        <w:t>5</w:t>
      </w:r>
      <w:r w:rsidR="00596A9A">
        <w:rPr>
          <w:vertAlign w:val="superscript"/>
        </w:rPr>
        <w:t>,5</w:t>
      </w:r>
      <w:r w:rsidR="00DA6521">
        <w:t>, Nigam Shah</w:t>
      </w:r>
      <w:r w:rsidR="00DA6521">
        <w:rPr>
          <w:vertAlign w:val="superscript"/>
        </w:rPr>
        <w:t>6</w:t>
      </w:r>
      <w:r w:rsidR="00DA6521">
        <w:t>, Kevin Grimes</w:t>
      </w:r>
      <w:proofErr w:type="gramStart"/>
      <w:r w:rsidR="00DA6521">
        <w:rPr>
          <w:vertAlign w:val="superscript"/>
        </w:rPr>
        <w:t>1,</w:t>
      </w:r>
      <w:r w:rsidR="00DA6521">
        <w:t>*</w:t>
      </w:r>
      <w:proofErr w:type="gramEnd"/>
    </w:p>
    <w:p w14:paraId="0BFA3520" w14:textId="77777777" w:rsidR="00DA6521" w:rsidRDefault="00D73714" w:rsidP="00DA6521">
      <w:pPr>
        <w:pStyle w:val="Authors"/>
        <w:jc w:val="left"/>
        <w:rPr>
          <w:b/>
        </w:rPr>
      </w:pPr>
      <w:r w:rsidRPr="008E391A">
        <w:rPr>
          <w:b/>
        </w:rPr>
        <w:t>Affiliations:</w:t>
      </w:r>
    </w:p>
    <w:p w14:paraId="7B847428" w14:textId="1165DDC9" w:rsidR="00DA6521" w:rsidRPr="00DA6521" w:rsidRDefault="00DA6521" w:rsidP="00DA6521">
      <w:pPr>
        <w:pStyle w:val="Authors"/>
        <w:spacing w:before="0" w:after="0"/>
        <w:jc w:val="left"/>
        <w:rPr>
          <w:b/>
        </w:rPr>
      </w:pPr>
      <w:r>
        <w:rPr>
          <w:vertAlign w:val="superscript"/>
        </w:rPr>
        <w:t xml:space="preserve">1 </w:t>
      </w:r>
      <w:r>
        <w:t xml:space="preserve">Department of Chemical and Systems Biology, </w:t>
      </w:r>
      <w:r w:rsidRPr="0019529F">
        <w:t>Stanford University, Palo Alto California, USA</w:t>
      </w:r>
      <w:r>
        <w:t>.</w:t>
      </w:r>
    </w:p>
    <w:p w14:paraId="2CCF1B6C" w14:textId="1BCAC92F" w:rsidR="00596A9A" w:rsidRPr="00596A9A" w:rsidRDefault="00596A9A" w:rsidP="00DA6521">
      <w:pPr>
        <w:pStyle w:val="Paragraph"/>
        <w:spacing w:before="0"/>
        <w:ind w:firstLine="0"/>
      </w:pPr>
      <w:r>
        <w:rPr>
          <w:vertAlign w:val="superscript"/>
        </w:rPr>
        <w:t xml:space="preserve">2 </w:t>
      </w:r>
      <w:r w:rsidRPr="005440E6">
        <w:t xml:space="preserve">Center </w:t>
      </w:r>
      <w:r>
        <w:t>for Biomedical Informatics Research, Stanford University, Palo Alto California, USA.</w:t>
      </w:r>
    </w:p>
    <w:p w14:paraId="23691C71" w14:textId="3A34BBB1" w:rsidR="00DA6521" w:rsidRDefault="00596A9A" w:rsidP="00DA6521">
      <w:pPr>
        <w:pStyle w:val="Paragraph"/>
        <w:spacing w:before="0"/>
        <w:ind w:firstLine="0"/>
      </w:pPr>
      <w:r>
        <w:rPr>
          <w:vertAlign w:val="superscript"/>
        </w:rPr>
        <w:t>3</w:t>
      </w:r>
      <w:r w:rsidR="00DA6521">
        <w:rPr>
          <w:vertAlign w:val="superscript"/>
        </w:rPr>
        <w:t xml:space="preserve"> </w:t>
      </w:r>
      <w:r w:rsidR="00DA6521" w:rsidRPr="0019529F">
        <w:t>Division of Applied Regulatory Science, US Food and Drug Administration, Silver Spring Maryland, USA</w:t>
      </w:r>
      <w:r w:rsidR="00DA6521">
        <w:t>.</w:t>
      </w:r>
    </w:p>
    <w:p w14:paraId="1274E2E9" w14:textId="3AEA376D" w:rsidR="00DA6521" w:rsidRDefault="00596A9A" w:rsidP="00DA6521">
      <w:pPr>
        <w:pStyle w:val="Paragraph"/>
        <w:spacing w:before="0"/>
        <w:ind w:firstLine="0"/>
      </w:pPr>
      <w:r>
        <w:rPr>
          <w:vertAlign w:val="superscript"/>
        </w:rPr>
        <w:t>4</w:t>
      </w:r>
      <w:r w:rsidR="00DA6521">
        <w:t xml:space="preserve"> </w:t>
      </w:r>
      <w:r w:rsidR="00DA6521" w:rsidRPr="000E006C">
        <w:t>Office of Clinical Pharmacology, Office of Translational Sciences, Center for Drug Evaluation and Research, US Food and Drug Administration, Silver Spring Maryland, USA</w:t>
      </w:r>
      <w:r w:rsidR="00DA6521">
        <w:t>.</w:t>
      </w:r>
    </w:p>
    <w:p w14:paraId="2931BF8A" w14:textId="30F1F999" w:rsidR="00DA6521" w:rsidRDefault="00596A9A" w:rsidP="00DA6521">
      <w:pPr>
        <w:pStyle w:val="Paragraph"/>
        <w:spacing w:before="0"/>
        <w:ind w:firstLine="0"/>
      </w:pPr>
      <w:r>
        <w:rPr>
          <w:vertAlign w:val="superscript"/>
        </w:rPr>
        <w:t>5</w:t>
      </w:r>
      <w:r w:rsidR="00DA6521">
        <w:rPr>
          <w:vertAlign w:val="superscript"/>
        </w:rPr>
        <w:t xml:space="preserve"> </w:t>
      </w:r>
      <w:r w:rsidR="00DA6521" w:rsidRPr="0019529F">
        <w:t>Department of Bioengineering, Stanford University, Palo Alto California, USA</w:t>
      </w:r>
      <w:r w:rsidR="00DA6521">
        <w:t>.</w:t>
      </w:r>
    </w:p>
    <w:p w14:paraId="748DE221" w14:textId="391ABF86" w:rsidR="00DA6521" w:rsidRDefault="00596A9A" w:rsidP="00DA6521">
      <w:pPr>
        <w:pStyle w:val="Paragraph"/>
        <w:spacing w:before="0"/>
        <w:ind w:firstLine="0"/>
      </w:pPr>
      <w:r>
        <w:rPr>
          <w:vertAlign w:val="superscript"/>
        </w:rPr>
        <w:t>6</w:t>
      </w:r>
      <w:r w:rsidR="00DA6521">
        <w:t xml:space="preserve"> </w:t>
      </w:r>
      <w:r w:rsidR="00DA6521" w:rsidRPr="000E006C">
        <w:t>Department</w:t>
      </w:r>
      <w:r w:rsidR="00DA6521">
        <w:t xml:space="preserve"> of Genetics, </w:t>
      </w:r>
      <w:r w:rsidR="00DA6521" w:rsidRPr="0019529F">
        <w:t>Stanford University, Palo Alto California, USA</w:t>
      </w:r>
      <w:r w:rsidR="00DA6521">
        <w:t>.</w:t>
      </w:r>
    </w:p>
    <w:p w14:paraId="780E1047" w14:textId="77777777" w:rsidR="00DA6521" w:rsidRDefault="00DA6521" w:rsidP="00DA6521">
      <w:pPr>
        <w:pStyle w:val="Paragraph"/>
        <w:spacing w:before="0"/>
        <w:ind w:firstLine="0"/>
      </w:pPr>
      <w:r>
        <w:t>*To whom correspondence should be addressed:  kgrimes@stanford.edu</w:t>
      </w:r>
    </w:p>
    <w:p w14:paraId="6BE2CD5D" w14:textId="77777777" w:rsidR="00DA6521" w:rsidRDefault="00DA6521" w:rsidP="00D73714">
      <w:pPr>
        <w:pStyle w:val="AbstractSummary"/>
        <w:rPr>
          <w:b/>
        </w:rPr>
      </w:pPr>
    </w:p>
    <w:p w14:paraId="6E496638" w14:textId="1C47249A" w:rsidR="0022525A" w:rsidRPr="00FA6EED" w:rsidRDefault="00D73714" w:rsidP="00D73714">
      <w:pPr>
        <w:pStyle w:val="AbstractSummary"/>
        <w:rPr>
          <w:highlight w:val="yellow"/>
        </w:rPr>
      </w:pPr>
      <w:r w:rsidRPr="00987EE5">
        <w:rPr>
          <w:b/>
        </w:rPr>
        <w:t>Abstract</w:t>
      </w:r>
      <w:r w:rsidRPr="00755125">
        <w:rPr>
          <w:b/>
        </w:rPr>
        <w:t>:</w:t>
      </w:r>
      <w:r>
        <w:t xml:space="preserve"> </w:t>
      </w:r>
      <w:r w:rsidR="00726833">
        <w:t>In some cases, drug combinations cause adverse outcomes</w:t>
      </w:r>
      <w:r w:rsidR="00DA6521">
        <w:t xml:space="preserve"> </w:t>
      </w:r>
      <w:r w:rsidR="00726833">
        <w:t xml:space="preserve">by binding </w:t>
      </w:r>
      <w:r w:rsidR="001D17E9">
        <w:t>the</w:t>
      </w:r>
      <w:r w:rsidR="00726833">
        <w:t xml:space="preserve"> </w:t>
      </w:r>
      <w:r w:rsidR="001D17E9">
        <w:t xml:space="preserve">same </w:t>
      </w:r>
      <w:r w:rsidR="00726833">
        <w:t>protein</w:t>
      </w:r>
      <w:r w:rsidR="002D4EAD">
        <w:t>;</w:t>
      </w:r>
      <w:r w:rsidR="00726833">
        <w:t xml:space="preserve"> h</w:t>
      </w:r>
      <w:r w:rsidR="00DA6521">
        <w:t xml:space="preserve">owever, drug-binding proteins </w:t>
      </w:r>
      <w:r w:rsidR="001D17E9">
        <w:t>are associated</w:t>
      </w:r>
      <w:r w:rsidR="00726833">
        <w:t xml:space="preserve"> through </w:t>
      </w:r>
      <w:r w:rsidR="00DA6521">
        <w:t>protein-protein interaction networks within the cell, suggesting that adverse outcomes could result from long-range</w:t>
      </w:r>
      <w:r w:rsidR="00C30D1B">
        <w:t xml:space="preserve">, </w:t>
      </w:r>
      <w:r w:rsidR="00DA6521">
        <w:t>network effects.</w:t>
      </w:r>
      <w:r w:rsidR="001D17E9">
        <w:t xml:space="preserve"> We first used protein-</w:t>
      </w:r>
      <w:r w:rsidR="00F96EA5">
        <w:t xml:space="preserve">protein </w:t>
      </w:r>
      <w:r w:rsidR="001D17E9">
        <w:t xml:space="preserve">interaction network analysis to classify drugs based on proteins downstream of </w:t>
      </w:r>
      <w:r w:rsidR="00F96EA5">
        <w:t>their</w:t>
      </w:r>
      <w:r w:rsidR="001D17E9">
        <w:t xml:space="preserve"> targets and predicted drug</w:t>
      </w:r>
      <w:r w:rsidR="00F96EA5">
        <w:t xml:space="preserve"> </w:t>
      </w:r>
      <w:r w:rsidR="001D17E9">
        <w:t xml:space="preserve">combination effects where drugs shared network proteins but had distinct </w:t>
      </w:r>
      <w:r w:rsidR="002A633D">
        <w:t>binding</w:t>
      </w:r>
      <w:r w:rsidR="001D17E9">
        <w:t xml:space="preserve"> proteins</w:t>
      </w:r>
      <w:r w:rsidR="002A633D">
        <w:t xml:space="preserve"> (</w:t>
      </w:r>
      <w:proofErr w:type="gramStart"/>
      <w:r w:rsidR="002A633D">
        <w:t>e.g.</w:t>
      </w:r>
      <w:proofErr w:type="gramEnd"/>
      <w:r w:rsidR="002A633D">
        <w:t xml:space="preserve"> targets, enzymes, or transporters)</w:t>
      </w:r>
      <w:r w:rsidR="001D17E9">
        <w:t>.</w:t>
      </w:r>
      <w:r w:rsidR="00DA6521">
        <w:t xml:space="preserve"> </w:t>
      </w:r>
      <w:r w:rsidR="00FA6EED">
        <w:t xml:space="preserve">While </w:t>
      </w:r>
      <w:proofErr w:type="gramStart"/>
      <w:r w:rsidR="00FA6EED">
        <w:t>the majority of</w:t>
      </w:r>
      <w:proofErr w:type="gramEnd"/>
      <w:r w:rsidR="00FA6EED">
        <w:t xml:space="preserve"> predicted drug combinations are rarely prescribed, we had an </w:t>
      </w:r>
      <w:r w:rsidR="00FA6EED" w:rsidRPr="00C47FC6">
        <w:rPr>
          <w:highlight w:val="yellow"/>
        </w:rPr>
        <w:t>8</w:t>
      </w:r>
      <w:r w:rsidR="00EB4C40">
        <w:rPr>
          <w:highlight w:val="yellow"/>
        </w:rPr>
        <w:t>0</w:t>
      </w:r>
      <w:r w:rsidR="00FA6EED" w:rsidRPr="00C47FC6">
        <w:rPr>
          <w:highlight w:val="yellow"/>
        </w:rPr>
        <w:t>.</w:t>
      </w:r>
      <w:r w:rsidR="00EB4C40">
        <w:rPr>
          <w:highlight w:val="yellow"/>
        </w:rPr>
        <w:t>7</w:t>
      </w:r>
      <w:r w:rsidR="00FA6EED" w:rsidRPr="00C47FC6">
        <w:rPr>
          <w:highlight w:val="yellow"/>
        </w:rPr>
        <w:t>% sensitivity</w:t>
      </w:r>
      <w:r w:rsidR="00FA6EED">
        <w:t xml:space="preserve"> for predicting rare </w:t>
      </w:r>
      <w:r w:rsidR="002A633D">
        <w:t xml:space="preserve">drug </w:t>
      </w:r>
      <w:r w:rsidR="00FA6EED">
        <w:t xml:space="preserve">combination </w:t>
      </w:r>
      <w:r w:rsidR="002A633D">
        <w:t xml:space="preserve">effects </w:t>
      </w:r>
      <w:r w:rsidR="00FA6EED">
        <w:t xml:space="preserve">documented in gold-standard datasets. We further measured the effect of predicted drug combinations on adverse outcomes using novel observational studies in the electronic health record and validated predictions for </w:t>
      </w:r>
      <w:r w:rsidR="00FA6EED" w:rsidRPr="00C47FC6">
        <w:rPr>
          <w:highlight w:val="yellow"/>
        </w:rPr>
        <w:t>6 network</w:t>
      </w:r>
      <w:r w:rsidR="00FA6EED">
        <w:t xml:space="preserve">-drug classes on </w:t>
      </w:r>
      <w:r w:rsidR="00FA6EED" w:rsidRPr="00FA6EED">
        <w:rPr>
          <w:highlight w:val="yellow"/>
        </w:rPr>
        <w:t>6 adverse</w:t>
      </w:r>
      <w:r w:rsidR="00FA6EED">
        <w:t xml:space="preserve"> outcomes. </w:t>
      </w:r>
      <w:r w:rsidR="0022525A">
        <w:t xml:space="preserve">These results demonstrate a novel paradigm for </w:t>
      </w:r>
      <w:r w:rsidR="00FA6EED">
        <w:t>anticipating</w:t>
      </w:r>
      <w:r w:rsidR="00531FB1">
        <w:t xml:space="preserve"> drug combination effects</w:t>
      </w:r>
      <w:r w:rsidR="00FA6EED">
        <w:t xml:space="preserve"> using proteins downstream of drug </w:t>
      </w:r>
      <w:proofErr w:type="spellStart"/>
      <w:r w:rsidR="00FA6EED">
        <w:t>tagets</w:t>
      </w:r>
      <w:proofErr w:type="spellEnd"/>
      <w:r w:rsidR="002A633D">
        <w:t xml:space="preserve"> and exclusive of shared binding proteins</w:t>
      </w:r>
      <w:r w:rsidR="00FA6EED">
        <w:t>.</w:t>
      </w:r>
      <w:r w:rsidR="00531FB1">
        <w:t xml:space="preserve"> </w:t>
      </w:r>
    </w:p>
    <w:p w14:paraId="5DC4BCF3" w14:textId="77777777" w:rsidR="00F0728C" w:rsidRDefault="00F0728C" w:rsidP="00C13940">
      <w:pPr>
        <w:pStyle w:val="Teaser"/>
        <w:rPr>
          <w:b/>
        </w:rPr>
      </w:pPr>
    </w:p>
    <w:p w14:paraId="4796FFFA" w14:textId="2C21C718" w:rsidR="00C13940" w:rsidRDefault="00D73714" w:rsidP="00C13940">
      <w:pPr>
        <w:pStyle w:val="Teaser"/>
      </w:pPr>
      <w:r w:rsidRPr="00D47899">
        <w:rPr>
          <w:b/>
        </w:rPr>
        <w:t>One Sentence Summary:</w:t>
      </w:r>
      <w:r>
        <w:rPr>
          <w:b/>
        </w:rPr>
        <w:t xml:space="preserve"> </w:t>
      </w:r>
      <w:r w:rsidR="00A439D5" w:rsidRPr="00A439D5">
        <w:rPr>
          <w:bCs/>
        </w:rPr>
        <w:t>We predicted adverse outcomes</w:t>
      </w:r>
      <w:r w:rsidR="00A439D5">
        <w:rPr>
          <w:bCs/>
        </w:rPr>
        <w:t xml:space="preserve"> for drug combinations using p</w:t>
      </w:r>
      <w:r w:rsidR="0022525A" w:rsidRPr="00A439D5">
        <w:rPr>
          <w:bCs/>
        </w:rPr>
        <w:t>rotein</w:t>
      </w:r>
      <w:r w:rsidR="0022525A">
        <w:t xml:space="preserve">-protein interactions </w:t>
      </w:r>
      <w:r w:rsidR="00A439D5">
        <w:t>downstream of</w:t>
      </w:r>
      <w:r w:rsidR="0022525A">
        <w:t xml:space="preserve"> drug targets</w:t>
      </w:r>
      <w:r w:rsidR="00A439D5">
        <w:t>.</w:t>
      </w:r>
    </w:p>
    <w:p w14:paraId="26DFA270" w14:textId="77777777" w:rsidR="00A439D5" w:rsidRDefault="00A439D5" w:rsidP="00C13940">
      <w:pPr>
        <w:pStyle w:val="Teaser"/>
      </w:pPr>
    </w:p>
    <w:p w14:paraId="5E36772E" w14:textId="77777777" w:rsidR="00010EA6" w:rsidRDefault="00D73714" w:rsidP="00DD225C">
      <w:pPr>
        <w:pStyle w:val="Teaser"/>
        <w:rPr>
          <w:b/>
        </w:rPr>
      </w:pPr>
      <w:r w:rsidRPr="00B13B3D">
        <w:rPr>
          <w:b/>
        </w:rPr>
        <w:t xml:space="preserve">Main Text: </w:t>
      </w:r>
    </w:p>
    <w:p w14:paraId="000AEA7E" w14:textId="37B4B8D5" w:rsidR="008D72AC" w:rsidRDefault="00E75439" w:rsidP="00E86F9B">
      <w:pPr>
        <w:pStyle w:val="Teaser"/>
      </w:pPr>
      <w:r>
        <w:t>Using</w:t>
      </w:r>
      <w:r w:rsidR="007E302E">
        <w:t xml:space="preserve"> </w:t>
      </w:r>
      <w:r w:rsidR="003053B4">
        <w:rPr>
          <w:i/>
          <w:iCs/>
        </w:rPr>
        <w:t xml:space="preserve">in silico </w:t>
      </w:r>
      <w:r w:rsidR="003053B4">
        <w:t xml:space="preserve">methods, such </w:t>
      </w:r>
      <w:r w:rsidR="00267307">
        <w:t>protein-protein interaction (PPI)</w:t>
      </w:r>
      <w:r>
        <w:t xml:space="preserve"> network models</w:t>
      </w:r>
      <w:r w:rsidR="003053B4">
        <w:t>,</w:t>
      </w:r>
      <w:r w:rsidR="00267307">
        <w:t xml:space="preserve"> to anticipate drug effects</w:t>
      </w:r>
      <w:r w:rsidR="00596A9A">
        <w:t xml:space="preserve"> </w:t>
      </w:r>
      <w:r w:rsidR="00267307">
        <w:t>is</w:t>
      </w:r>
      <w:r w:rsidR="00596A9A">
        <w:t xml:space="preserve"> attractive</w:t>
      </w:r>
      <w:r w:rsidR="00267307">
        <w:t xml:space="preserve"> </w:t>
      </w:r>
      <w:r w:rsidR="00324234">
        <w:t>because of</w:t>
      </w:r>
      <w:r w:rsidR="00267307">
        <w:t xml:space="preserve"> the relative ease and scale of </w:t>
      </w:r>
      <w:r w:rsidR="00324234">
        <w:t xml:space="preserve">these methods for </w:t>
      </w:r>
      <w:r w:rsidR="00267307">
        <w:t>making predictions</w:t>
      </w:r>
      <w:r w:rsidR="00324234">
        <w:t>. T</w:t>
      </w:r>
      <w:r w:rsidR="00267307">
        <w:t xml:space="preserve">hese approaches have successfully predicted </w:t>
      </w:r>
      <w:r w:rsidR="00C81652">
        <w:t xml:space="preserve">opportunities for </w:t>
      </w:r>
      <w:r w:rsidR="00267307">
        <w:t xml:space="preserve">drug repurposing </w:t>
      </w:r>
      <w:r w:rsidR="00267307">
        <w:rPr>
          <w:rFonts w:eastAsia="Calibri"/>
        </w:rPr>
        <w:t xml:space="preserve">{Guney:2016ii, Wilson:2018ko, Cheng:2018ib, MorselliGysi:2021ej}, </w:t>
      </w:r>
      <w:r w:rsidR="00E971DA">
        <w:rPr>
          <w:rFonts w:eastAsia="Calibri"/>
        </w:rPr>
        <w:t>for</w:t>
      </w:r>
      <w:r w:rsidR="00267307">
        <w:rPr>
          <w:rFonts w:eastAsia="Calibri"/>
        </w:rPr>
        <w:t xml:space="preserve"> </w:t>
      </w:r>
      <w:r w:rsidR="00C81652">
        <w:rPr>
          <w:rFonts w:eastAsia="Calibri"/>
        </w:rPr>
        <w:t>treating</w:t>
      </w:r>
      <w:r w:rsidR="00267307">
        <w:rPr>
          <w:rFonts w:eastAsia="Calibri"/>
        </w:rPr>
        <w:t xml:space="preserve"> co-morbid conditions {AguirrePlans:2018du}, </w:t>
      </w:r>
      <w:r w:rsidR="00C81652">
        <w:rPr>
          <w:rFonts w:eastAsia="Calibri"/>
        </w:rPr>
        <w:t>for identifying</w:t>
      </w:r>
      <w:r w:rsidR="00267307">
        <w:rPr>
          <w:rFonts w:eastAsia="Calibri"/>
        </w:rPr>
        <w:t xml:space="preserve"> </w:t>
      </w:r>
      <w:r w:rsidR="00F96EA5">
        <w:rPr>
          <w:rFonts w:eastAsia="Calibri"/>
        </w:rPr>
        <w:t>drug-drug interactions (DDIs)</w:t>
      </w:r>
      <w:r w:rsidR="00267307">
        <w:rPr>
          <w:rFonts w:eastAsia="Calibri"/>
        </w:rPr>
        <w:t xml:space="preserve"> {Zitnik:2018iq, Yoo:2018kt} and </w:t>
      </w:r>
      <w:r w:rsidR="00C81652">
        <w:rPr>
          <w:rFonts w:eastAsia="Calibri"/>
        </w:rPr>
        <w:t xml:space="preserve">for understanding </w:t>
      </w:r>
      <w:r w:rsidR="00267307">
        <w:rPr>
          <w:rFonts w:eastAsia="Calibri"/>
        </w:rPr>
        <w:t>disease</w:t>
      </w:r>
      <w:r w:rsidR="00C81652">
        <w:rPr>
          <w:rFonts w:eastAsia="Calibri"/>
        </w:rPr>
        <w:t xml:space="preserve"> </w:t>
      </w:r>
      <w:proofErr w:type="gramStart"/>
      <w:r w:rsidR="00C81652">
        <w:rPr>
          <w:rFonts w:eastAsia="Calibri"/>
        </w:rPr>
        <w:t>mechanism</w:t>
      </w:r>
      <w:r w:rsidR="00267307">
        <w:rPr>
          <w:rFonts w:eastAsia="Calibri"/>
        </w:rPr>
        <w:t>s{</w:t>
      </w:r>
      <w:proofErr w:type="gramEnd"/>
      <w:r w:rsidR="00267307">
        <w:rPr>
          <w:rFonts w:eastAsia="Calibri"/>
        </w:rPr>
        <w:t>Ruiz:2021iz}.</w:t>
      </w:r>
      <w:r w:rsidR="00267307">
        <w:t xml:space="preserve"> </w:t>
      </w:r>
      <w:r w:rsidR="00596A9A">
        <w:t xml:space="preserve">Already, there is mounting evidence that drug </w:t>
      </w:r>
      <w:r w:rsidR="007E302E">
        <w:t xml:space="preserve">single and </w:t>
      </w:r>
      <w:r w:rsidR="00596A9A">
        <w:t>combination effects propagate through protein network</w:t>
      </w:r>
      <w:r w:rsidR="007E302E">
        <w:t>s</w:t>
      </w:r>
      <w:r w:rsidR="00596A9A">
        <w:t xml:space="preserve">. </w:t>
      </w:r>
      <w:r w:rsidR="00324234">
        <w:lastRenderedPageBreak/>
        <w:t xml:space="preserve">Yet, </w:t>
      </w:r>
      <w:r w:rsidR="002314F9">
        <w:t xml:space="preserve">downstream </w:t>
      </w:r>
      <w:r w:rsidR="00267307">
        <w:t xml:space="preserve">PPIs are not routinely used to anticipate drug </w:t>
      </w:r>
      <w:r w:rsidR="00B60E78">
        <w:t>effects</w:t>
      </w:r>
      <w:r w:rsidR="00B23D8F">
        <w:t xml:space="preserve"> </w:t>
      </w:r>
      <w:r w:rsidR="00267307">
        <w:t xml:space="preserve">in regulatory and industry settings because of </w:t>
      </w:r>
      <w:r>
        <w:t>the</w:t>
      </w:r>
      <w:r w:rsidR="00267307">
        <w:t xml:space="preserve"> propensity</w:t>
      </w:r>
      <w:r>
        <w:t xml:space="preserve"> of these models</w:t>
      </w:r>
      <w:r w:rsidR="00267307">
        <w:t xml:space="preserve"> to over-predict drug </w:t>
      </w:r>
      <w:r w:rsidR="00CB1040">
        <w:t>phenotyp</w:t>
      </w:r>
      <w:r w:rsidR="00B23D8F">
        <w:t>es</w:t>
      </w:r>
      <w:r w:rsidR="00267307">
        <w:t>.</w:t>
      </w:r>
      <w:r w:rsidR="003E05BE">
        <w:t xml:space="preserve"> </w:t>
      </w:r>
      <w:r w:rsidR="00324234">
        <w:t>We</w:t>
      </w:r>
      <w:r w:rsidR="003E05BE">
        <w:t xml:space="preserve"> recently </w:t>
      </w:r>
      <w:r w:rsidR="00324234">
        <w:t>developed</w:t>
      </w:r>
      <w:r w:rsidR="003E05BE">
        <w:t xml:space="preserve"> </w:t>
      </w:r>
      <w:r w:rsidR="00324234">
        <w:t>a</w:t>
      </w:r>
      <w:r w:rsidR="003E05BE">
        <w:t xml:space="preserve"> per-phenotype </w:t>
      </w:r>
      <w:r w:rsidR="00CB1040">
        <w:t xml:space="preserve">PPI </w:t>
      </w:r>
      <w:r w:rsidR="00324234">
        <w:t xml:space="preserve">network </w:t>
      </w:r>
      <w:r w:rsidR="00B23D8F">
        <w:t>approach</w:t>
      </w:r>
      <w:r w:rsidR="003E05BE">
        <w:t xml:space="preserve"> </w:t>
      </w:r>
      <w:r w:rsidR="00324234">
        <w:t>that</w:t>
      </w:r>
      <w:r w:rsidR="003E05BE">
        <w:t xml:space="preserve"> improved prediction performance 50% </w:t>
      </w:r>
      <w:r w:rsidR="00CB1040">
        <w:t xml:space="preserve">and </w:t>
      </w:r>
      <w:r>
        <w:t xml:space="preserve">increased </w:t>
      </w:r>
      <w:r w:rsidR="00324234">
        <w:t xml:space="preserve">average precision </w:t>
      </w:r>
      <w:r w:rsidR="00324234" w:rsidRPr="00324234">
        <w:t xml:space="preserve">76-95% </w:t>
      </w:r>
      <w:r w:rsidR="00324234">
        <w:t xml:space="preserve">when </w:t>
      </w:r>
      <w:r w:rsidR="00B23D8F">
        <w:t>anticipating</w:t>
      </w:r>
      <w:r w:rsidR="00324234">
        <w:t xml:space="preserve"> </w:t>
      </w:r>
      <w:r w:rsidR="00F96EA5">
        <w:t xml:space="preserve">single </w:t>
      </w:r>
      <w:r w:rsidR="00324234">
        <w:t>drug adverse events</w:t>
      </w:r>
      <w:r w:rsidR="00CB1040">
        <w:t>, compared to global approaches</w:t>
      </w:r>
      <w:r w:rsidR="00324234">
        <w:t>. (</w:t>
      </w:r>
      <w:proofErr w:type="gramStart"/>
      <w:r w:rsidR="00324234">
        <w:t>submitted</w:t>
      </w:r>
      <w:proofErr w:type="gramEnd"/>
      <w:r w:rsidR="00324234">
        <w:t xml:space="preserve">, </w:t>
      </w:r>
      <w:proofErr w:type="spellStart"/>
      <w:r w:rsidR="00324234" w:rsidRPr="00324234">
        <w:t>doi</w:t>
      </w:r>
      <w:proofErr w:type="spellEnd"/>
      <w:r w:rsidR="00324234" w:rsidRPr="00324234">
        <w:t xml:space="preserve">: </w:t>
      </w:r>
      <w:hyperlink r:id="rId13" w:history="1">
        <w:r w:rsidR="00324234" w:rsidRPr="001A1371">
          <w:rPr>
            <w:rStyle w:val="Hyperlink"/>
          </w:rPr>
          <w:t>https://doi.org/10.1101/2020.12.15.422844</w:t>
        </w:r>
      </w:hyperlink>
      <w:r w:rsidR="00324234">
        <w:t xml:space="preserve">). Interestingly, performance relied on downstream proteins to accurately </w:t>
      </w:r>
      <w:r w:rsidR="00CB1040">
        <w:t>predict a</w:t>
      </w:r>
      <w:r w:rsidR="00324234">
        <w:t xml:space="preserve"> drug</w:t>
      </w:r>
      <w:r w:rsidR="00CB1040">
        <w:t>’s adverse outcome</w:t>
      </w:r>
      <w:r w:rsidR="0039469C">
        <w:t>.</w:t>
      </w:r>
      <w:r w:rsidR="00CB1040">
        <w:t xml:space="preserve"> </w:t>
      </w:r>
    </w:p>
    <w:p w14:paraId="118BE942" w14:textId="6AD2194C" w:rsidR="00CC3B83" w:rsidRDefault="00CC3B83" w:rsidP="00A80CF9">
      <w:pPr>
        <w:pStyle w:val="Teaser"/>
        <w:ind w:firstLine="720"/>
        <w:rPr>
          <w:rFonts w:eastAsia="Calibri"/>
        </w:rPr>
      </w:pPr>
      <w:r>
        <w:t>Many</w:t>
      </w:r>
      <w:r w:rsidR="0039469C">
        <w:t xml:space="preserve"> drug interactions </w:t>
      </w:r>
      <w:r w:rsidR="007E302E">
        <w:t xml:space="preserve">occur from a shared </w:t>
      </w:r>
      <w:r w:rsidR="00EB4C40">
        <w:t xml:space="preserve">binding </w:t>
      </w:r>
      <w:r w:rsidR="007E302E">
        <w:t>protein,</w:t>
      </w:r>
      <w:r w:rsidR="0039469C">
        <w:t xml:space="preserve"> whe</w:t>
      </w:r>
      <w:r w:rsidR="007E302E">
        <w:t>re</w:t>
      </w:r>
      <w:r w:rsidR="0039469C">
        <w:t xml:space="preserve"> drugs share similar </w:t>
      </w:r>
      <w:r w:rsidR="007E302E">
        <w:t>target</w:t>
      </w:r>
      <w:r w:rsidR="0039469C">
        <w:t>s</w:t>
      </w:r>
      <w:r w:rsidR="00A80CF9">
        <w:t>,</w:t>
      </w:r>
      <w:r w:rsidR="007E302E">
        <w:t xml:space="preserve"> enzymes, </w:t>
      </w:r>
      <w:proofErr w:type="gramStart"/>
      <w:r w:rsidR="007E302E">
        <w:t>carrier</w:t>
      </w:r>
      <w:proofErr w:type="gramEnd"/>
      <w:r w:rsidR="007E302E">
        <w:t xml:space="preserve"> or transporter proteins</w:t>
      </w:r>
      <w:r w:rsidR="00A6180F">
        <w:t xml:space="preserve">, yet not all DDIs are explained by </w:t>
      </w:r>
      <w:r w:rsidR="007E302E">
        <w:t>this</w:t>
      </w:r>
      <w:r w:rsidR="00A6180F">
        <w:t xml:space="preserve"> mechanism. </w:t>
      </w:r>
      <w:r w:rsidR="00267307">
        <w:t xml:space="preserve">Regulatory guidance </w:t>
      </w:r>
      <w:r w:rsidR="007E302E">
        <w:t>for</w:t>
      </w:r>
      <w:r w:rsidR="003E05BE">
        <w:t xml:space="preserve"> clinical</w:t>
      </w:r>
      <w:r w:rsidR="0039469C" w:rsidRPr="0039469C">
        <w:t>{</w:t>
      </w:r>
      <w:proofErr w:type="gramStart"/>
      <w:r w:rsidR="0039469C" w:rsidRPr="0039469C">
        <w:t>download:e</w:t>
      </w:r>
      <w:proofErr w:type="gramEnd"/>
      <w:r w:rsidR="0039469C" w:rsidRPr="0039469C">
        <w:t>_4nco01}</w:t>
      </w:r>
      <w:r w:rsidR="003E05BE">
        <w:t xml:space="preserve"> and in vitro experiments</w:t>
      </w:r>
      <w:r w:rsidR="0039469C" w:rsidRPr="0039469C">
        <w:t>{Administration:1ZXXB0ZZ}</w:t>
      </w:r>
      <w:r w:rsidR="007E302E">
        <w:t xml:space="preserve">, the </w:t>
      </w:r>
      <w:proofErr w:type="spellStart"/>
      <w:r w:rsidR="00596A9A">
        <w:t>Drugbank</w:t>
      </w:r>
      <w:r w:rsidR="008D72AC">
        <w:t>’s</w:t>
      </w:r>
      <w:proofErr w:type="spellEnd"/>
      <w:r w:rsidR="008D72AC">
        <w:t xml:space="preserve"> </w:t>
      </w:r>
      <w:r w:rsidR="008D72AC">
        <w:rPr>
          <w:rFonts w:eastAsia="Calibri"/>
        </w:rPr>
        <w:t>drug-drug interaction</w:t>
      </w:r>
      <w:r w:rsidR="007E302E">
        <w:rPr>
          <w:rFonts w:eastAsia="Calibri"/>
        </w:rPr>
        <w:t xml:space="preserve"> database</w:t>
      </w:r>
      <w:r w:rsidR="008D72AC">
        <w:rPr>
          <w:rFonts w:eastAsia="Calibri"/>
        </w:rPr>
        <w:t xml:space="preserve"> {Wishart:2006cx</w:t>
      </w:r>
      <w:r w:rsidR="007E302E">
        <w:rPr>
          <w:rFonts w:eastAsia="Calibri"/>
        </w:rPr>
        <w:t>{Knox:2011hj, Law:2014hr}</w:t>
      </w:r>
      <w:r w:rsidR="008D72AC">
        <w:rPr>
          <w:rFonts w:eastAsia="Calibri"/>
        </w:rPr>
        <w:t>}</w:t>
      </w:r>
      <w:r w:rsidR="007E302E">
        <w:rPr>
          <w:rFonts w:eastAsia="Calibri"/>
        </w:rPr>
        <w:t xml:space="preserve"> and the </w:t>
      </w:r>
      <w:proofErr w:type="spellStart"/>
      <w:r w:rsidR="004045B3">
        <w:rPr>
          <w:rFonts w:eastAsia="Calibri"/>
        </w:rPr>
        <w:t>PharmGKB</w:t>
      </w:r>
      <w:proofErr w:type="spellEnd"/>
      <w:r w:rsidR="004045B3">
        <w:rPr>
          <w:rFonts w:eastAsia="Calibri"/>
        </w:rPr>
        <w:t xml:space="preserve">{WhirlCarrillo:2012kq} curates </w:t>
      </w:r>
      <w:r w:rsidR="007E302E">
        <w:rPr>
          <w:rFonts w:eastAsia="Calibri"/>
        </w:rPr>
        <w:t xml:space="preserve">DDIs based on shared protein mechanisms. In contrast, there’s evidence that drug synergize through pathway effects without shared </w:t>
      </w:r>
      <w:r w:rsidR="00EB4C40">
        <w:rPr>
          <w:rFonts w:eastAsia="Calibri"/>
        </w:rPr>
        <w:t xml:space="preserve">binding </w:t>
      </w:r>
      <w:r w:rsidR="007E302E">
        <w:rPr>
          <w:rFonts w:eastAsia="Calibri"/>
        </w:rPr>
        <w:t>protein</w:t>
      </w:r>
      <w:r w:rsidR="00EB4C40">
        <w:rPr>
          <w:rFonts w:eastAsia="Calibri"/>
        </w:rPr>
        <w:t>s</w:t>
      </w:r>
      <w:r w:rsidR="007E302E">
        <w:rPr>
          <w:rFonts w:eastAsia="Calibri"/>
        </w:rPr>
        <w:t>.</w:t>
      </w:r>
      <w:r w:rsidR="00B23D8F">
        <w:rPr>
          <w:rFonts w:eastAsia="Calibri"/>
        </w:rPr>
        <w:t xml:space="preserve"> </w:t>
      </w:r>
      <w:r w:rsidR="00705DD0">
        <w:t xml:space="preserve">The combined use of the chemotherapeutic drugs, paclitaxel and carboplatin, reduced hematopoietic toxicity experienced with carboplatin alone </w:t>
      </w:r>
      <w:r w:rsidR="00C75C33">
        <w:t>yet</w:t>
      </w:r>
      <w:r w:rsidR="00705DD0">
        <w:t xml:space="preserve"> the combination did not affect the pharmacokinetics of either single drug</w:t>
      </w:r>
      <w:r w:rsidR="00C75C33">
        <w:t xml:space="preserve"> </w:t>
      </w:r>
      <w:r w:rsidR="00705DD0">
        <w:fldChar w:fldCharType="begin"/>
      </w:r>
      <w:r w:rsidR="00386B2C">
        <w:instrText xml:space="preserve"> ADDIN PAPERS2_CITATIONS &lt;citation&gt;&lt;priority&gt;5&lt;/priority&gt;&lt;uuid&gt;C9B8D3EE-C035-44BE-B122-6833D046C4ED&lt;/uuid&gt;&lt;publications&gt;&lt;publication&gt;&lt;subtype&gt;400&lt;/subtype&gt;&lt;title&gt;Clinically relevant drug-drug interactions in oncology.&lt;/title&gt;&lt;url&gt;https://onlinelibrary.wiley.com/doi/abs/10.1046/j.1365-2125.1998.00719.x&lt;/url&gt;&lt;volume&gt;45&lt;/volume&gt;&lt;publication_date&gt;99199806001200000000220000&lt;/publication_date&gt;&lt;uuid&gt;356DA5FD-0CAC-4EFA-8738-06D19E0EE610&lt;/uuid&gt;&lt;type&gt;400&lt;/type&gt;&lt;number&gt;6&lt;/number&gt;&lt;doi&gt;10.1046/j.1365-2125.1998.00719.x&lt;/doi&gt;&lt;institution&gt;Department of Medicine and Therapeutics, Institute of Medical Sciences, University of Aberdeen.&lt;/institution&gt;&lt;startpage&gt;539&lt;/startpage&gt;&lt;endpage&gt;544&lt;/endpage&gt;&lt;bundle&gt;&lt;publication&gt;&lt;title&gt;British journal of clinical pharmacology&lt;/title&gt;&lt;uuid&gt;D5745503-2591-4B77-B461-8256DC17062B&lt;/uuid&gt;&lt;subtype&gt;-100&lt;/subtype&gt;&lt;type&gt;-100&lt;/type&gt;&lt;/publication&gt;&lt;/bundle&gt;&lt;authors&gt;&lt;author&gt;&lt;lastName&gt;McLeod&lt;/lastName&gt;&lt;firstName&gt;H&lt;/firstName&gt;&lt;middleNames&gt;L&lt;/middleNames&gt;&lt;/author&gt;&lt;/authors&gt;&lt;/publication&gt;&lt;/publications&gt;&lt;cites&gt;&lt;/cites&gt;&lt;/citation&gt;</w:instrText>
      </w:r>
      <w:r w:rsidR="00705DD0">
        <w:fldChar w:fldCharType="separate"/>
      </w:r>
      <w:r w:rsidR="00705DD0">
        <w:rPr>
          <w:rFonts w:eastAsia="Calibri"/>
        </w:rPr>
        <w:t>(</w:t>
      </w:r>
      <w:r w:rsidR="00705DD0">
        <w:rPr>
          <w:rFonts w:eastAsia="Calibri"/>
          <w:i/>
          <w:iCs/>
        </w:rPr>
        <w:t>4</w:t>
      </w:r>
      <w:r w:rsidR="00705DD0">
        <w:rPr>
          <w:rFonts w:eastAsia="Calibri"/>
        </w:rPr>
        <w:t>)</w:t>
      </w:r>
      <w:r w:rsidR="00705DD0">
        <w:fldChar w:fldCharType="end"/>
      </w:r>
      <w:r w:rsidR="00705DD0">
        <w:t>.</w:t>
      </w:r>
      <w:r w:rsidR="00A80CF9">
        <w:t xml:space="preserve"> Because drug effects propagate through networks and our discovery that downstream proteins were predictive of drug adverse outcomes, we hypothesized that downstream proteins could be predictive of DDIs </w:t>
      </w:r>
      <w:r w:rsidR="00EB4C40">
        <w:t>when drugs did not share binding proteins</w:t>
      </w:r>
      <w:r w:rsidR="00A80CF9">
        <w:t>.</w:t>
      </w:r>
    </w:p>
    <w:p w14:paraId="43AF2BAA" w14:textId="296C0524" w:rsidR="00B23D8F" w:rsidRDefault="00A80CF9" w:rsidP="00B23D8F">
      <w:pPr>
        <w:pStyle w:val="Teaser"/>
        <w:ind w:firstLine="720"/>
        <w:rPr>
          <w:rFonts w:eastAsia="Calibri"/>
        </w:rPr>
      </w:pPr>
      <w:r>
        <w:rPr>
          <w:rFonts w:eastAsia="Calibri"/>
        </w:rPr>
        <w:t>We explored the extent to which downstream proteins – or protein-protein interactions between drug</w:t>
      </w:r>
      <w:r w:rsidR="001810EA">
        <w:rPr>
          <w:rFonts w:eastAsia="Calibri"/>
        </w:rPr>
        <w:t>s’</w:t>
      </w:r>
      <w:r>
        <w:rPr>
          <w:rFonts w:eastAsia="Calibri"/>
        </w:rPr>
        <w:t xml:space="preserve"> targets – were sufficient to predict DDIs where the drugs had distinct </w:t>
      </w:r>
      <w:r w:rsidR="00EB4C40">
        <w:rPr>
          <w:rFonts w:eastAsia="Calibri"/>
        </w:rPr>
        <w:t>binding proteins</w:t>
      </w:r>
      <w:r w:rsidR="001810EA">
        <w:rPr>
          <w:rFonts w:eastAsia="Calibri"/>
        </w:rPr>
        <w:t xml:space="preserve"> (motivated in </w:t>
      </w:r>
      <w:r w:rsidR="001810EA">
        <w:rPr>
          <w:rFonts w:eastAsia="Calibri"/>
          <w:b/>
          <w:bCs/>
        </w:rPr>
        <w:t>Fig. 1.</w:t>
      </w:r>
      <w:r w:rsidR="001810EA">
        <w:rPr>
          <w:rFonts w:eastAsia="Calibri"/>
        </w:rPr>
        <w:t>)</w:t>
      </w:r>
      <w:r>
        <w:rPr>
          <w:rFonts w:eastAsia="Calibri"/>
        </w:rPr>
        <w:t xml:space="preserve"> (</w:t>
      </w:r>
      <w:proofErr w:type="gramStart"/>
      <w:r>
        <w:rPr>
          <w:rFonts w:eastAsia="Calibri"/>
        </w:rPr>
        <w:t>we</w:t>
      </w:r>
      <w:proofErr w:type="gramEnd"/>
      <w:r>
        <w:rPr>
          <w:rFonts w:eastAsia="Calibri"/>
        </w:rPr>
        <w:t xml:space="preserve"> refer to drug </w:t>
      </w:r>
      <w:r>
        <w:t>targets, enzymes, carrier</w:t>
      </w:r>
      <w:r w:rsidR="00EB4C40">
        <w:t>s</w:t>
      </w:r>
      <w:r>
        <w:t xml:space="preserve"> or transporter</w:t>
      </w:r>
      <w:r w:rsidR="00EB4C40">
        <w:t>s</w:t>
      </w:r>
      <w:r>
        <w:t xml:space="preserve"> as “targets” in the rest of this analysis)</w:t>
      </w:r>
      <w:r>
        <w:rPr>
          <w:rFonts w:eastAsia="Calibri"/>
        </w:rPr>
        <w:t>.</w:t>
      </w:r>
      <w:r w:rsidR="00705DD0">
        <w:rPr>
          <w:rFonts w:eastAsia="Calibri"/>
        </w:rPr>
        <w:t xml:space="preserve"> To complete this </w:t>
      </w:r>
      <w:proofErr w:type="gramStart"/>
      <w:r w:rsidR="00705DD0">
        <w:rPr>
          <w:rFonts w:eastAsia="Calibri"/>
        </w:rPr>
        <w:t>analysis</w:t>
      </w:r>
      <w:proofErr w:type="gramEnd"/>
      <w:r w:rsidR="00705DD0">
        <w:rPr>
          <w:rFonts w:eastAsia="Calibri"/>
        </w:rPr>
        <w:t xml:space="preserve"> we generated a novel set of drug-adverse-reaction (AR) pairs by extracting these relationships from the drugs’ labels. Informed by the success of our per-</w:t>
      </w:r>
      <w:proofErr w:type="spellStart"/>
      <w:r w:rsidR="00705DD0">
        <w:rPr>
          <w:rFonts w:eastAsia="Calibri"/>
        </w:rPr>
        <w:t>phneotype</w:t>
      </w:r>
      <w:proofErr w:type="spellEnd"/>
      <w:r w:rsidR="00705DD0">
        <w:rPr>
          <w:rFonts w:eastAsia="Calibri"/>
        </w:rPr>
        <w:t xml:space="preserve"> PPI approach, we used meta-analysis to prioritize proteins downstream of drugs labeled with the same AR and re-classified drugs using </w:t>
      </w:r>
      <w:r w:rsidR="00EB4C40">
        <w:rPr>
          <w:rFonts w:eastAsia="Calibri"/>
        </w:rPr>
        <w:t>these</w:t>
      </w:r>
      <w:r w:rsidR="00705DD0">
        <w:rPr>
          <w:rFonts w:eastAsia="Calibri"/>
        </w:rPr>
        <w:t xml:space="preserve"> network signature</w:t>
      </w:r>
      <w:r w:rsidR="00EB4C40">
        <w:rPr>
          <w:rFonts w:eastAsia="Calibri"/>
        </w:rPr>
        <w:t>s</w:t>
      </w:r>
      <w:r w:rsidR="00705DD0">
        <w:rPr>
          <w:rFonts w:eastAsia="Calibri"/>
        </w:rPr>
        <w:t xml:space="preserve">. We then </w:t>
      </w:r>
      <w:r w:rsidR="00A57AC6">
        <w:rPr>
          <w:rFonts w:eastAsia="Calibri"/>
        </w:rPr>
        <w:t>predicted DDIs</w:t>
      </w:r>
      <w:r w:rsidR="00802C84">
        <w:rPr>
          <w:rFonts w:eastAsia="Calibri"/>
        </w:rPr>
        <w:t xml:space="preserve"> for </w:t>
      </w:r>
      <w:r w:rsidR="003053B4">
        <w:rPr>
          <w:rFonts w:eastAsia="Calibri"/>
        </w:rPr>
        <w:t>drugs using their network class.</w:t>
      </w:r>
      <w:r w:rsidR="00F96EA5">
        <w:rPr>
          <w:rFonts w:eastAsia="Calibri"/>
        </w:rPr>
        <w:t xml:space="preserve"> We validated predicted combinations using novel observational studies </w:t>
      </w:r>
      <w:r w:rsidR="00985C1F">
        <w:rPr>
          <w:rFonts w:eastAsia="Calibri"/>
        </w:rPr>
        <w:t xml:space="preserve">in the electronic health record </w:t>
      </w:r>
      <w:r w:rsidR="00F96EA5">
        <w:rPr>
          <w:rFonts w:eastAsia="Calibri"/>
        </w:rPr>
        <w:t xml:space="preserve">and demonstrated an ability to detect rare DDIs </w:t>
      </w:r>
      <w:r w:rsidR="00985C1F">
        <w:rPr>
          <w:rFonts w:eastAsia="Calibri"/>
        </w:rPr>
        <w:t>using protein interactions downstream of their targets</w:t>
      </w:r>
      <w:r>
        <w:rPr>
          <w:rFonts w:eastAsia="Calibri"/>
        </w:rPr>
        <w:t>, suggesting a novel network</w:t>
      </w:r>
      <w:r w:rsidR="00E75439">
        <w:rPr>
          <w:rFonts w:eastAsia="Calibri"/>
        </w:rPr>
        <w:t>-based</w:t>
      </w:r>
      <w:r>
        <w:rPr>
          <w:rFonts w:eastAsia="Calibri"/>
        </w:rPr>
        <w:t xml:space="preserve"> mechanism for anticipating DDIs.</w:t>
      </w:r>
    </w:p>
    <w:p w14:paraId="198212F0" w14:textId="18A0CDC8" w:rsidR="007938B8" w:rsidRDefault="007938B8" w:rsidP="00DD225C">
      <w:pPr>
        <w:pStyle w:val="Teaser"/>
      </w:pPr>
    </w:p>
    <w:p w14:paraId="6EC880E3" w14:textId="23B13CC5" w:rsidR="002F3EFD" w:rsidRDefault="002F3EFD" w:rsidP="002F3EFD">
      <w:pPr>
        <w:pStyle w:val="Teaser"/>
        <w:rPr>
          <w:b/>
          <w:bCs/>
        </w:rPr>
      </w:pPr>
      <w:r w:rsidRPr="002F3EFD">
        <w:rPr>
          <w:b/>
          <w:bCs/>
        </w:rPr>
        <w:t>PathFX</w:t>
      </w:r>
      <w:r w:rsidR="00F648C5">
        <w:rPr>
          <w:b/>
          <w:bCs/>
        </w:rPr>
        <w:t xml:space="preserve">, </w:t>
      </w:r>
      <w:r w:rsidRPr="002F3EFD">
        <w:rPr>
          <w:b/>
          <w:bCs/>
        </w:rPr>
        <w:t xml:space="preserve">meta-analyses discover </w:t>
      </w:r>
      <w:r w:rsidR="00F648C5">
        <w:rPr>
          <w:b/>
          <w:bCs/>
        </w:rPr>
        <w:t>network signatures for drugs with the same AR</w:t>
      </w:r>
    </w:p>
    <w:p w14:paraId="53BFD20A" w14:textId="1BDE06E8" w:rsidR="00F648C5" w:rsidRDefault="003360D0" w:rsidP="002F3EFD">
      <w:pPr>
        <w:pStyle w:val="Teaser"/>
      </w:pPr>
      <w:r>
        <w:t xml:space="preserve">We first </w:t>
      </w:r>
      <w:r w:rsidR="00E966AA">
        <w:t>discovered</w:t>
      </w:r>
      <w:r>
        <w:t xml:space="preserve"> </w:t>
      </w:r>
      <w:r w:rsidR="00F648C5">
        <w:t>PPI</w:t>
      </w:r>
      <w:r>
        <w:t xml:space="preserve"> associations between a drug’s target</w:t>
      </w:r>
      <w:r w:rsidR="00091FB8">
        <w:t>(</w:t>
      </w:r>
      <w:r>
        <w:t>s</w:t>
      </w:r>
      <w:r w:rsidR="00091FB8">
        <w:t>)</w:t>
      </w:r>
      <w:r>
        <w:t xml:space="preserve"> and adverse </w:t>
      </w:r>
      <w:r w:rsidR="00F60414">
        <w:t xml:space="preserve">drug reactions </w:t>
      </w:r>
      <w:r>
        <w:t xml:space="preserve">listed </w:t>
      </w:r>
      <w:r w:rsidR="00F60414">
        <w:t>in the drug product’s FDA-approved</w:t>
      </w:r>
      <w:r>
        <w:t xml:space="preserve"> drug label</w:t>
      </w:r>
      <w:r w:rsidR="00F60414">
        <w:t>ing</w:t>
      </w:r>
      <w:r>
        <w:t xml:space="preserve">. Specifically, we </w:t>
      </w:r>
      <w:r w:rsidR="00F60414">
        <w:t xml:space="preserve">focused </w:t>
      </w:r>
      <w:r w:rsidR="003E3156">
        <w:t>our</w:t>
      </w:r>
      <w:r>
        <w:t xml:space="preserve"> investigat</w:t>
      </w:r>
      <w:r w:rsidR="00F60414">
        <w:t>ion on</w:t>
      </w:r>
      <w:r>
        <w:t xml:space="preserve"> </w:t>
      </w:r>
      <w:r w:rsidR="002D4EAD">
        <w:t xml:space="preserve">a list of </w:t>
      </w:r>
      <w:r>
        <w:t xml:space="preserve">designated medical events which are adverse drug </w:t>
      </w:r>
      <w:r w:rsidR="00F60414">
        <w:t>reactions</w:t>
      </w:r>
      <w:r w:rsidR="00234DB7">
        <w:t xml:space="preserve"> (ARs)</w:t>
      </w:r>
      <w:r>
        <w:t xml:space="preserve"> of high priority in regulatory review.</w:t>
      </w:r>
      <w:r w:rsidR="00F648C5">
        <w:t xml:space="preserve"> We used a natural language processing method to extract ARs from the warnings, boxed warnings, and precautions sections of the drugs’ labels. </w:t>
      </w:r>
      <w:r w:rsidR="00F648C5" w:rsidRPr="00F648C5">
        <w:t xml:space="preserve">This analysis yielded associations between 1,970 drugs and 34 </w:t>
      </w:r>
      <w:r w:rsidR="00F648C5">
        <w:t>ARs</w:t>
      </w:r>
      <w:r w:rsidR="00F648C5" w:rsidRPr="00F648C5">
        <w:t xml:space="preserve">. </w:t>
      </w:r>
      <w:r w:rsidR="00F648C5">
        <w:t>This provided a unique dataset for interrogating network signatures of drugs associated with ARs.</w:t>
      </w:r>
      <w:r>
        <w:t xml:space="preserve"> </w:t>
      </w:r>
    </w:p>
    <w:p w14:paraId="41C5F568" w14:textId="1EEB5C26" w:rsidR="00E966AA" w:rsidRDefault="00F648C5" w:rsidP="002F3EFD">
      <w:pPr>
        <w:pStyle w:val="Teaser"/>
      </w:pPr>
      <w:r>
        <w:t xml:space="preserve">For network analysis, we restricted our </w:t>
      </w:r>
      <w:proofErr w:type="spellStart"/>
      <w:r>
        <w:t>analyis</w:t>
      </w:r>
      <w:proofErr w:type="spellEnd"/>
      <w:r>
        <w:t xml:space="preserve"> to 1,136 drugs that had drug-binding proteins listed in </w:t>
      </w:r>
      <w:proofErr w:type="spellStart"/>
      <w:proofErr w:type="gramStart"/>
      <w:r>
        <w:t>DrugBank</w:t>
      </w:r>
      <w:proofErr w:type="spellEnd"/>
      <w:r>
        <w:rPr>
          <w:rFonts w:eastAsia="Calibri"/>
        </w:rPr>
        <w:t>{</w:t>
      </w:r>
      <w:proofErr w:type="gramEnd"/>
      <w:r>
        <w:rPr>
          <w:rFonts w:eastAsia="Calibri"/>
        </w:rPr>
        <w:t>Wishart:2006cx}</w:t>
      </w:r>
      <w:r w:rsidR="005D4145">
        <w:rPr>
          <w:rFonts w:eastAsia="Calibri"/>
        </w:rPr>
        <w:t xml:space="preserve"> and further restricted to 970 drugs whose targets were connected in our PPI network{Wilson:2018ko}</w:t>
      </w:r>
      <w:r>
        <w:t xml:space="preserve">. </w:t>
      </w:r>
      <w:r w:rsidR="003360D0">
        <w:t xml:space="preserve">We used the PathFX </w:t>
      </w:r>
      <w:r w:rsidR="00B004FE">
        <w:t xml:space="preserve">algorithm </w:t>
      </w:r>
      <w:r w:rsidR="00ED135E">
        <w:fldChar w:fldCharType="begin"/>
      </w:r>
      <w:r w:rsidR="00386B2C">
        <w:instrText xml:space="preserve"> ADDIN PAPERS2_CITATIONS &lt;citation&gt;&lt;priority&gt;6&lt;/priority&gt;&lt;uuid&gt;BD7FF40D-A9D9-4FBB-9728-9E5D01FE82F3&lt;/uuid&gt;&lt;publications&gt;&lt;publication&gt;&lt;subtype&gt;400&lt;/subtype&gt;&lt;publisher&gt;Public Library of Science&lt;/publisher&gt;&lt;title&gt;PathFX provides mechanistic insights into drug efficacy and safety for regulatory review and therapeutic development&lt;/title&gt;&lt;url&gt;http://dx.plos.org/10.1371/journal.pcbi.1006614&lt;/url&gt;&lt;volume&gt;14&lt;/volume&gt;&lt;publication_date&gt;99201812071200000000222000&lt;/publication_date&gt;&lt;uuid&gt;89BF45B4-E71F-4B4A-A87F-72D061E7508F&lt;/uuid&gt;&lt;type&gt;400&lt;/type&gt;&lt;number&gt;12&lt;/number&gt;&lt;doi&gt;10.1371/journal.pcbi.1006614&lt;/doi&gt;&lt;startpage&gt;e1006614&lt;/startpage&gt;&lt;endpage&gt;27&lt;/endpage&gt;&lt;bundle&gt;&lt;publication&gt;&lt;title&gt;PLoS computational biology&lt;/title&gt;&lt;uuid&gt;5FC795DD-E0AD-400C-97E6-117626AACE93&lt;/uuid&gt;&lt;subtype&gt;-100&lt;/subtype&gt;&lt;publisher&gt;Public Library of Science&lt;/publisher&gt;&lt;type&gt;-100&lt;/type&gt;&lt;citekey&gt;Anonymous:S/hY2jPn&lt;/citekey&gt;&lt;/publication&gt;&lt;/bundle&gt;&lt;authors&gt;&lt;author&gt;&lt;lastName&gt;Wilson&lt;/lastName&gt;&lt;firstName&gt;Jennifer&lt;/firstName&gt;&lt;middleNames&gt;L&lt;/middleNames&gt;&lt;/author&gt;&lt;author&gt;&lt;lastName&gt;Racz&lt;/lastName&gt;&lt;firstName&gt;Rebecca&lt;/firstName&gt;&lt;/author&gt;&lt;author&gt;&lt;lastName&gt;Liu&lt;/lastName&gt;&lt;firstName&gt;Tianyun&lt;/firstName&gt;&lt;/author&gt;&lt;author&gt;&lt;lastName&gt;Adeniyi&lt;/lastName&gt;&lt;firstName&gt;Oluseyi&lt;/firstName&gt;&lt;/author&gt;&lt;author&gt;&lt;lastName&gt;Sun&lt;/lastName&gt;&lt;firstName&gt;Jielin&lt;/firstName&gt;&lt;/author&gt;&lt;author&gt;&lt;lastName&gt;Ramamoorthy&lt;/lastName&gt;&lt;firstName&gt;Anuradha&lt;/firstName&gt;&lt;/author&gt;&lt;author&gt;&lt;lastName&gt;Pacanowski&lt;/lastName&gt;&lt;firstName&gt;Michael&lt;/firstName&gt;&lt;/author&gt;&lt;author&gt;&lt;lastName&gt;Altman&lt;/lastName&gt;&lt;firstName&gt;Russ&lt;/firstName&gt;&lt;/author&gt;&lt;/authors&gt;&lt;editors&gt;&lt;author&gt;&lt;lastName&gt;Schlessinger&lt;/lastName&gt;&lt;firstName&gt;Avner&lt;/firstName&gt;&lt;/author&gt;&lt;/editors&gt;&lt;/publication&gt;&lt;/publications&gt;&lt;cites&gt;&lt;/cites&gt;&lt;/citation&gt;</w:instrText>
      </w:r>
      <w:r w:rsidR="00ED135E">
        <w:fldChar w:fldCharType="separate"/>
      </w:r>
      <w:r w:rsidR="00ED135E">
        <w:rPr>
          <w:rFonts w:eastAsia="Calibri"/>
        </w:rPr>
        <w:t>(</w:t>
      </w:r>
      <w:r w:rsidR="00ED135E">
        <w:rPr>
          <w:rFonts w:eastAsia="Calibri"/>
          <w:i/>
          <w:iCs/>
        </w:rPr>
        <w:t>5</w:t>
      </w:r>
      <w:r w:rsidR="00ED135E">
        <w:rPr>
          <w:rFonts w:eastAsia="Calibri"/>
        </w:rPr>
        <w:t>)</w:t>
      </w:r>
      <w:r w:rsidR="00ED135E">
        <w:fldChar w:fldCharType="end"/>
      </w:r>
      <w:r w:rsidR="003360D0">
        <w:t xml:space="preserve"> to </w:t>
      </w:r>
      <w:r w:rsidR="00234DB7">
        <w:t>create</w:t>
      </w:r>
      <w:r w:rsidR="003360D0">
        <w:t xml:space="preserve"> networks for </w:t>
      </w:r>
      <w:r>
        <w:t>these drugs</w:t>
      </w:r>
      <w:r w:rsidR="003360D0">
        <w:t xml:space="preserve"> (</w:t>
      </w:r>
      <w:r w:rsidR="00E07714" w:rsidRPr="00E07714">
        <w:rPr>
          <w:b/>
          <w:bCs/>
        </w:rPr>
        <w:t xml:space="preserve">Fig. </w:t>
      </w:r>
      <w:r w:rsidR="00E07714">
        <w:rPr>
          <w:b/>
          <w:bCs/>
        </w:rPr>
        <w:t>2</w:t>
      </w:r>
      <w:r w:rsidR="00E07714" w:rsidRPr="00E07714">
        <w:rPr>
          <w:b/>
          <w:bCs/>
        </w:rPr>
        <w:t>.,</w:t>
      </w:r>
      <w:r w:rsidR="00E07714">
        <w:t xml:space="preserve"> </w:t>
      </w:r>
      <w:r w:rsidR="003360D0" w:rsidRPr="004B19AE">
        <w:rPr>
          <w:b/>
          <w:bCs/>
          <w:highlight w:val="yellow"/>
        </w:rPr>
        <w:t>Sup. File 1</w:t>
      </w:r>
      <w:r w:rsidR="003360D0">
        <w:rPr>
          <w:b/>
          <w:bCs/>
        </w:rPr>
        <w:t>.</w:t>
      </w:r>
      <w:r w:rsidR="003360D0">
        <w:t>)</w:t>
      </w:r>
      <w:r w:rsidR="00103D8E">
        <w:t xml:space="preserve">. </w:t>
      </w:r>
      <w:r w:rsidR="00677325">
        <w:t xml:space="preserve">Compared to other PPI network models, </w:t>
      </w:r>
      <w:r w:rsidR="004B19AE">
        <w:t xml:space="preserve">PathFX </w:t>
      </w:r>
      <w:r w:rsidR="00F60414">
        <w:t>use</w:t>
      </w:r>
      <w:r w:rsidR="00F31261">
        <w:t>d</w:t>
      </w:r>
      <w:r w:rsidR="004B19AE">
        <w:t xml:space="preserve"> </w:t>
      </w:r>
      <w:r>
        <w:t xml:space="preserve">the amount and quality of evidence supporting PPIs around drug targets to prioritize </w:t>
      </w:r>
      <w:r>
        <w:lastRenderedPageBreak/>
        <w:t>downstream proteins and then use</w:t>
      </w:r>
      <w:r w:rsidR="00F31261">
        <w:t>d</w:t>
      </w:r>
      <w:r>
        <w:t xml:space="preserve"> statistical enrichment to discover phenotypes enriched in the drug’s network. </w:t>
      </w:r>
      <w:r w:rsidR="00103D8E">
        <w:t>PathFX discovered network associations for 424 drugs to 24 ARs.</w:t>
      </w:r>
    </w:p>
    <w:p w14:paraId="554F73B6" w14:textId="36D15A3D" w:rsidR="005D4145" w:rsidRDefault="005E7936" w:rsidP="0014178D">
      <w:pPr>
        <w:pStyle w:val="Teaser"/>
        <w:ind w:firstLine="720"/>
      </w:pPr>
      <w:r>
        <w:t>T</w:t>
      </w:r>
      <w:r w:rsidR="00010EA6">
        <w:t>his analysis discover</w:t>
      </w:r>
      <w:r>
        <w:t>ed</w:t>
      </w:r>
      <w:r w:rsidR="00010EA6">
        <w:t xml:space="preserve"> downstream proteins </w:t>
      </w:r>
      <w:r w:rsidR="0087329B">
        <w:t xml:space="preserve">that were common to multiple drug-AR pairs and </w:t>
      </w:r>
      <w:r w:rsidR="00103D8E">
        <w:t>distin</w:t>
      </w:r>
      <w:r w:rsidR="00F31261">
        <w:t>c</w:t>
      </w:r>
      <w:r w:rsidR="00103D8E">
        <w:t>t to</w:t>
      </w:r>
      <w:r w:rsidR="0087329B">
        <w:t xml:space="preserve"> </w:t>
      </w:r>
      <w:r w:rsidR="00064B63">
        <w:t>AR</w:t>
      </w:r>
      <w:r w:rsidR="0087329B">
        <w:t xml:space="preserve">s </w:t>
      </w:r>
      <w:r w:rsidR="00010EA6">
        <w:t>(</w:t>
      </w:r>
      <w:r w:rsidR="00010EA6" w:rsidRPr="00B557AD">
        <w:rPr>
          <w:b/>
          <w:bCs/>
        </w:rPr>
        <w:t>Fig 3</w:t>
      </w:r>
      <w:r w:rsidR="00C819BB" w:rsidRPr="00B557AD">
        <w:rPr>
          <w:b/>
          <w:bCs/>
        </w:rPr>
        <w:t>A</w:t>
      </w:r>
      <w:r w:rsidR="00010EA6" w:rsidRPr="00B557AD">
        <w:rPr>
          <w:b/>
          <w:bCs/>
        </w:rPr>
        <w:t>.</w:t>
      </w:r>
      <w:r w:rsidR="00010EA6" w:rsidRPr="00B557AD">
        <w:t>,</w:t>
      </w:r>
      <w:r w:rsidR="00010EA6">
        <w:t xml:space="preserve"> </w:t>
      </w:r>
      <w:r w:rsidR="00010EA6">
        <w:rPr>
          <w:b/>
          <w:bCs/>
        </w:rPr>
        <w:t>Sup</w:t>
      </w:r>
      <w:r w:rsidR="006F3E53">
        <w:rPr>
          <w:b/>
          <w:bCs/>
        </w:rPr>
        <w:t>.</w:t>
      </w:r>
      <w:r w:rsidR="00010EA6">
        <w:rPr>
          <w:b/>
          <w:bCs/>
        </w:rPr>
        <w:t xml:space="preserve"> File 2.</w:t>
      </w:r>
      <w:r w:rsidR="00010EA6" w:rsidRPr="006F3E53">
        <w:t>,</w:t>
      </w:r>
      <w:r w:rsidR="00010EA6">
        <w:rPr>
          <w:b/>
          <w:bCs/>
        </w:rPr>
        <w:t xml:space="preserve"> Sup</w:t>
      </w:r>
      <w:r w:rsidR="006F3E53">
        <w:rPr>
          <w:b/>
          <w:bCs/>
        </w:rPr>
        <w:t>.</w:t>
      </w:r>
      <w:r w:rsidR="00010EA6">
        <w:rPr>
          <w:b/>
          <w:bCs/>
        </w:rPr>
        <w:t xml:space="preserve"> File 3.</w:t>
      </w:r>
      <w:r w:rsidR="00010EA6">
        <w:t>).</w:t>
      </w:r>
      <w:r w:rsidR="002F3EFD">
        <w:t xml:space="preserve"> </w:t>
      </w:r>
      <w:r w:rsidR="00206C0B">
        <w:t xml:space="preserve">For </w:t>
      </w:r>
      <w:r w:rsidR="004E3152">
        <w:t xml:space="preserve">example, </w:t>
      </w:r>
      <w:r w:rsidR="009E63BC">
        <w:t xml:space="preserve">for </w:t>
      </w:r>
      <w:r w:rsidR="00206C0B">
        <w:t>drug</w:t>
      </w:r>
      <w:r w:rsidR="004E3152">
        <w:t>s</w:t>
      </w:r>
      <w:r w:rsidR="00206C0B">
        <w:t xml:space="preserve"> </w:t>
      </w:r>
      <w:proofErr w:type="spellStart"/>
      <w:r w:rsidR="00206C0B">
        <w:t>labled</w:t>
      </w:r>
      <w:proofErr w:type="spellEnd"/>
      <w:r w:rsidR="00206C0B">
        <w:t xml:space="preserve"> with</w:t>
      </w:r>
      <w:r w:rsidR="002F3EFD">
        <w:t xml:space="preserve"> sepsis</w:t>
      </w:r>
      <w:r w:rsidR="00206C0B">
        <w:t xml:space="preserve">, </w:t>
      </w:r>
      <w:r w:rsidR="009E63BC">
        <w:t xml:space="preserve">their </w:t>
      </w:r>
      <w:r w:rsidR="00206C0B">
        <w:t>networks shared drug-binding and downstream proteins</w:t>
      </w:r>
      <w:r w:rsidR="00C819BB">
        <w:t xml:space="preserve"> (</w:t>
      </w:r>
      <w:r w:rsidR="00C819BB">
        <w:rPr>
          <w:b/>
          <w:bCs/>
        </w:rPr>
        <w:t>Fig. 3B</w:t>
      </w:r>
      <w:r w:rsidR="00C819BB">
        <w:t>)</w:t>
      </w:r>
      <w:r w:rsidR="00206C0B">
        <w:t xml:space="preserve">. </w:t>
      </w:r>
      <w:proofErr w:type="spellStart"/>
      <w:r w:rsidR="00103D8E">
        <w:t>Beause</w:t>
      </w:r>
      <w:proofErr w:type="spellEnd"/>
      <w:r w:rsidR="00103D8E">
        <w:t xml:space="preserve"> of these patterns, we reclassified drugs </w:t>
      </w:r>
      <w:r w:rsidR="00C819BB">
        <w:t xml:space="preserve">based on </w:t>
      </w:r>
      <w:r w:rsidR="0025481C">
        <w:t xml:space="preserve">shared </w:t>
      </w:r>
      <w:r w:rsidR="00103D8E">
        <w:t>downstream proteins</w:t>
      </w:r>
      <w:r w:rsidR="0025481C">
        <w:t xml:space="preserve"> (</w:t>
      </w:r>
      <w:r w:rsidR="0025481C">
        <w:rPr>
          <w:b/>
          <w:bCs/>
        </w:rPr>
        <w:t>Fig. 2B</w:t>
      </w:r>
      <w:r w:rsidR="0025481C">
        <w:t>)</w:t>
      </w:r>
      <w:r w:rsidR="00103D8E">
        <w:t xml:space="preserve">. </w:t>
      </w:r>
      <w:r w:rsidR="00C819BB">
        <w:t xml:space="preserve">For instance, multiple drugs associated with sepsis contained adrenoreceptor beta 2 (ADRB2) </w:t>
      </w:r>
      <w:r w:rsidR="0025481C">
        <w:t>downstream of their drug targets; this yielded two new classes</w:t>
      </w:r>
      <w:r w:rsidR="005D4145">
        <w:t xml:space="preserve"> for sepsis-associated drugs</w:t>
      </w:r>
      <w:r w:rsidR="0025481C">
        <w:t xml:space="preserve">: “ADBR2 network” drugs and “non-ADBR2 network” drugs. We repeated this reclassification for all shared downstream proteins across all 24 </w:t>
      </w:r>
      <w:proofErr w:type="gramStart"/>
      <w:r w:rsidR="0025481C">
        <w:t>ARs</w:t>
      </w:r>
      <w:r w:rsidR="0055599F">
        <w:t>, and</w:t>
      </w:r>
      <w:proofErr w:type="gramEnd"/>
      <w:r w:rsidR="0055599F">
        <w:t xml:space="preserve"> tracked two types of network proteins for classification – </w:t>
      </w:r>
      <w:r w:rsidR="0055599F">
        <w:t>AR-associated network proteins</w:t>
      </w:r>
      <w:r w:rsidR="0055599F">
        <w:t xml:space="preserve"> (ARPs) or any protein on a shortest-path between a drug target and AR protein (SPs)</w:t>
      </w:r>
      <w:r w:rsidR="0025481C">
        <w:t>.</w:t>
      </w:r>
      <w:r w:rsidR="005D4145">
        <w:t xml:space="preserve"> We discovered </w:t>
      </w:r>
      <w:r w:rsidR="005D4145" w:rsidRPr="0014178D">
        <w:rPr>
          <w:highlight w:val="yellow"/>
        </w:rPr>
        <w:t>172 network classes across 12 ARs</w:t>
      </w:r>
      <w:r w:rsidR="0014178D">
        <w:t xml:space="preserve"> </w:t>
      </w:r>
      <w:r w:rsidR="0055599F">
        <w:t xml:space="preserve">or </w:t>
      </w:r>
      <w:r w:rsidR="0014178D">
        <w:t>[</w:t>
      </w:r>
      <w:r w:rsidR="0014178D" w:rsidRPr="0014178D">
        <w:rPr>
          <w:highlight w:val="yellow"/>
        </w:rPr>
        <w:t>1</w:t>
      </w:r>
      <w:r w:rsidR="00677325">
        <w:rPr>
          <w:highlight w:val="yellow"/>
        </w:rPr>
        <w:t>,</w:t>
      </w:r>
      <w:r w:rsidR="0014178D" w:rsidRPr="0014178D">
        <w:rPr>
          <w:highlight w:val="yellow"/>
        </w:rPr>
        <w:t>623 classes across 24 ARs</w:t>
      </w:r>
      <w:r w:rsidR="0014178D">
        <w:t>]</w:t>
      </w:r>
      <w:r w:rsidR="0055599F">
        <w:t xml:space="preserve"> using ARPs, or SPs, respectively</w:t>
      </w:r>
      <w:r w:rsidR="005D4145">
        <w:t xml:space="preserve">. </w:t>
      </w:r>
    </w:p>
    <w:p w14:paraId="5DC2325C" w14:textId="3A408187" w:rsidR="00010EA6" w:rsidRDefault="005D4145" w:rsidP="00A92FE9">
      <w:pPr>
        <w:pStyle w:val="Teaser"/>
        <w:ind w:firstLine="720"/>
      </w:pPr>
      <w:r>
        <w:t xml:space="preserve">We </w:t>
      </w:r>
      <w:r w:rsidR="0025481C">
        <w:t>predict</w:t>
      </w:r>
      <w:r>
        <w:t>ed</w:t>
      </w:r>
      <w:r w:rsidR="0025481C">
        <w:t xml:space="preserve"> novel DDIs</w:t>
      </w:r>
      <w:r>
        <w:t xml:space="preserve"> for each class</w:t>
      </w:r>
      <w:r w:rsidR="0025481C">
        <w:t xml:space="preserve"> where non-AR drug</w:t>
      </w:r>
      <w:r w:rsidR="00EB4C40">
        <w:t xml:space="preserve">s </w:t>
      </w:r>
      <w:r w:rsidR="002E5D7F">
        <w:t>had target proteins</w:t>
      </w:r>
      <w:r>
        <w:t xml:space="preserve"> downstream </w:t>
      </w:r>
      <w:r w:rsidR="002E5D7F">
        <w:t>in</w:t>
      </w:r>
      <w:r>
        <w:t xml:space="preserve"> the network class</w:t>
      </w:r>
      <w:r w:rsidR="0025481C">
        <w:t xml:space="preserve">. For instance, </w:t>
      </w:r>
      <w:r w:rsidR="00103D8E">
        <w:t xml:space="preserve">ADBR2 is </w:t>
      </w:r>
      <w:r w:rsidR="0025481C">
        <w:t xml:space="preserve">a </w:t>
      </w:r>
      <w:r w:rsidR="00103D8E">
        <w:t>target for the drug albuterol</w:t>
      </w:r>
      <w:r w:rsidR="0025481C">
        <w:t xml:space="preserve"> and albuterol is not associated with sepsis on its label. We predicted that “ADBR2 network” drugs would interact with albuterol to affect sepsis outcomes. </w:t>
      </w:r>
      <w:r w:rsidR="00A92FE9">
        <w:t xml:space="preserve">In total, we </w:t>
      </w:r>
      <w:r w:rsidR="00C819BB">
        <w:t xml:space="preserve">predicted </w:t>
      </w:r>
      <w:r w:rsidR="00FA2B3E" w:rsidRPr="0014178D">
        <w:rPr>
          <w:highlight w:val="yellow"/>
        </w:rPr>
        <w:t>18,988</w:t>
      </w:r>
      <w:r w:rsidR="0014178D" w:rsidRPr="0014178D">
        <w:rPr>
          <w:highlight w:val="yellow"/>
        </w:rPr>
        <w:t xml:space="preserve"> (51,605)</w:t>
      </w:r>
      <w:r w:rsidR="00FA2B3E">
        <w:t xml:space="preserve"> drug-drug-AR combinations</w:t>
      </w:r>
      <w:r>
        <w:t xml:space="preserve"> using network classification</w:t>
      </w:r>
      <w:r w:rsidR="00FA2B3E">
        <w:t xml:space="preserve">. We further removed </w:t>
      </w:r>
      <w:r w:rsidR="00A92FE9">
        <w:t>predicted DDIs</w:t>
      </w:r>
      <w:r w:rsidR="00FA2B3E">
        <w:t xml:space="preserve"> if the drugs shared any </w:t>
      </w:r>
      <w:r w:rsidR="002E5D7F">
        <w:t>target</w:t>
      </w:r>
      <w:r w:rsidR="00FA2B3E">
        <w:t xml:space="preserve"> proteins</w:t>
      </w:r>
      <w:r>
        <w:t xml:space="preserve"> </w:t>
      </w:r>
      <w:r w:rsidR="00EB4C40">
        <w:t>because we were motivated to understand DDI effects due to downstream proteins</w:t>
      </w:r>
      <w:r>
        <w:t xml:space="preserve">. </w:t>
      </w:r>
      <w:r w:rsidR="00FA2B3E">
        <w:t xml:space="preserve">This yielded </w:t>
      </w:r>
      <w:r w:rsidR="00FA2B3E" w:rsidRPr="00C61860">
        <w:rPr>
          <w:highlight w:val="yellow"/>
        </w:rPr>
        <w:t>6,098</w:t>
      </w:r>
      <w:r w:rsidR="00C61860" w:rsidRPr="00C61860">
        <w:rPr>
          <w:highlight w:val="yellow"/>
        </w:rPr>
        <w:t xml:space="preserve"> (19,741)</w:t>
      </w:r>
      <w:r w:rsidR="00FA2B3E">
        <w:t xml:space="preserve"> drug-drug-AR </w:t>
      </w:r>
      <w:r w:rsidR="007A3DB9">
        <w:t>triplets</w:t>
      </w:r>
      <w:r w:rsidR="00FA2B3E">
        <w:t xml:space="preserve"> representing </w:t>
      </w:r>
      <w:r w:rsidR="00FA2B3E" w:rsidRPr="00C61860">
        <w:rPr>
          <w:highlight w:val="yellow"/>
        </w:rPr>
        <w:t>5,246</w:t>
      </w:r>
      <w:r w:rsidR="00C61860" w:rsidRPr="00C61860">
        <w:rPr>
          <w:highlight w:val="yellow"/>
        </w:rPr>
        <w:t xml:space="preserve"> (11,904)</w:t>
      </w:r>
      <w:r w:rsidR="00FA2B3E">
        <w:t xml:space="preserve"> </w:t>
      </w:r>
      <w:r w:rsidR="007A3DB9">
        <w:t xml:space="preserve">unique </w:t>
      </w:r>
      <w:r w:rsidR="00FA2B3E">
        <w:t xml:space="preserve">drug-drug </w:t>
      </w:r>
      <w:r w:rsidR="00B72CE5">
        <w:t>pairs</w:t>
      </w:r>
      <w:r w:rsidR="00FA2B3E">
        <w:t xml:space="preserve"> for further consideration</w:t>
      </w:r>
      <w:r w:rsidR="00F4338C">
        <w:t xml:space="preserve"> (some drug-drug pairs were associated with multiple ARs)</w:t>
      </w:r>
      <w:r w:rsidR="00FA2B3E">
        <w:t>.</w:t>
      </w:r>
      <w:r w:rsidR="00C819BB">
        <w:t xml:space="preserve"> </w:t>
      </w:r>
    </w:p>
    <w:p w14:paraId="668B829B" w14:textId="397EB33E" w:rsidR="005C7734" w:rsidRDefault="005C7734" w:rsidP="005C7734">
      <w:pPr>
        <w:pStyle w:val="Teaser"/>
        <w:rPr>
          <w:b/>
          <w:bCs/>
        </w:rPr>
      </w:pPr>
      <w:r>
        <w:rPr>
          <w:b/>
          <w:bCs/>
        </w:rPr>
        <w:t>Literature, TWOSIDES evidence supports combination effects and suggests directionality</w:t>
      </w:r>
    </w:p>
    <w:p w14:paraId="23C022DE" w14:textId="25CD9638" w:rsidR="00FA2B3E" w:rsidRDefault="00FA2B3E" w:rsidP="005C7734">
      <w:pPr>
        <w:pStyle w:val="Teaser"/>
      </w:pPr>
      <w:r>
        <w:t>We</w:t>
      </w:r>
      <w:r w:rsidR="005E67F2">
        <w:t xml:space="preserve"> estimated the sensitivity of our method by using </w:t>
      </w:r>
      <w:proofErr w:type="gramStart"/>
      <w:r w:rsidR="005E67F2">
        <w:t>TWOSIDES</w:t>
      </w:r>
      <w:r w:rsidR="00FE4ECB">
        <w:rPr>
          <w:rFonts w:eastAsia="Calibri"/>
        </w:rPr>
        <w:t>{</w:t>
      </w:r>
      <w:proofErr w:type="gramEnd"/>
      <w:r w:rsidR="00FE4ECB">
        <w:rPr>
          <w:rFonts w:eastAsia="Calibri"/>
        </w:rPr>
        <w:t xml:space="preserve">Tatonetti:2011hk, Tatonetti:2012ea}, </w:t>
      </w:r>
      <w:r w:rsidR="005E67F2">
        <w:t>a gold standard dataset for drug combination effects.</w:t>
      </w:r>
      <w:r>
        <w:t xml:space="preserve"> </w:t>
      </w:r>
      <w:r w:rsidR="00542C75">
        <w:t>TWOSIDES use</w:t>
      </w:r>
      <w:r w:rsidR="00EB4C40">
        <w:t>d</w:t>
      </w:r>
      <w:r w:rsidR="00542C75">
        <w:t xml:space="preserve"> the FDA Adverse Event Reporting System (FAERS) to detect </w:t>
      </w:r>
      <w:r w:rsidR="00FE4ECB">
        <w:t>DDIs</w:t>
      </w:r>
      <w:r w:rsidR="00542C75">
        <w:t xml:space="preserve"> based on the relative reporting rates of combination drugs as compared to single drugs while controlling for confounding </w:t>
      </w:r>
      <w:proofErr w:type="gramStart"/>
      <w:r w:rsidR="00542C75">
        <w:t>variables</w:t>
      </w:r>
      <w:r w:rsidR="00FE4ECB">
        <w:rPr>
          <w:rFonts w:eastAsia="Calibri"/>
        </w:rPr>
        <w:t>{</w:t>
      </w:r>
      <w:proofErr w:type="gramEnd"/>
      <w:r w:rsidR="00FE4ECB">
        <w:rPr>
          <w:rFonts w:eastAsia="Calibri"/>
        </w:rPr>
        <w:t>Tatonetti:2011hk, Tatonetti:2012ea}</w:t>
      </w:r>
      <w:r w:rsidR="00542C75">
        <w:t xml:space="preserve">. </w:t>
      </w:r>
      <w:r w:rsidR="002D54C0">
        <w:t xml:space="preserve">Predicted </w:t>
      </w:r>
      <w:r w:rsidR="00BA0635">
        <w:t>DDIs</w:t>
      </w:r>
      <w:r w:rsidR="00542C75">
        <w:t xml:space="preserve"> in TWOSIDES </w:t>
      </w:r>
      <w:r w:rsidR="00BA0635">
        <w:t>indicated</w:t>
      </w:r>
      <w:r w:rsidR="00542C75">
        <w:t xml:space="preserve"> combinations prescribed </w:t>
      </w:r>
      <w:r w:rsidR="00B72CE5">
        <w:t>in the real world</w:t>
      </w:r>
      <w:r w:rsidR="00542C75">
        <w:t>.</w:t>
      </w:r>
      <w:r w:rsidR="00FE24D1">
        <w:t xml:space="preserve"> For reference, TWOSIDES contained 42,920,391 drug-drug-AR sets reported for 211,990 unique drug-drug pairs.</w:t>
      </w:r>
      <w:r w:rsidR="00542C75">
        <w:t xml:space="preserve"> </w:t>
      </w:r>
      <w:r w:rsidR="00FE4ECB">
        <w:t>Of note, TWOSIDES contained DDIs for 12,726 unique ARs and included many more and milder side effects than our analysis</w:t>
      </w:r>
      <w:r w:rsidR="001F0944">
        <w:t xml:space="preserve"> (e.g., </w:t>
      </w:r>
      <w:proofErr w:type="spellStart"/>
      <w:r w:rsidR="001F0944">
        <w:t>diarrhoea</w:t>
      </w:r>
      <w:proofErr w:type="spellEnd"/>
      <w:r w:rsidR="001F0944">
        <w:t>, headache)</w:t>
      </w:r>
      <w:r w:rsidR="00FE4ECB">
        <w:t xml:space="preserve">. </w:t>
      </w:r>
      <w:r w:rsidR="00B72CE5">
        <w:t xml:space="preserve">Of our </w:t>
      </w:r>
      <w:r w:rsidR="001F6FCA" w:rsidRPr="00C61860">
        <w:rPr>
          <w:highlight w:val="yellow"/>
        </w:rPr>
        <w:t>5,246 (11,904)</w:t>
      </w:r>
      <w:r w:rsidR="001F6FCA">
        <w:t xml:space="preserve"> </w:t>
      </w:r>
      <w:r w:rsidR="00B72CE5">
        <w:t xml:space="preserve">unique </w:t>
      </w:r>
      <w:proofErr w:type="spellStart"/>
      <w:r w:rsidR="00B72CE5">
        <w:t>unique</w:t>
      </w:r>
      <w:proofErr w:type="spellEnd"/>
      <w:r w:rsidR="00B72CE5">
        <w:t xml:space="preserve"> drug-drug pairs, </w:t>
      </w:r>
      <w:r w:rsidR="004070EA" w:rsidRPr="009547EF">
        <w:rPr>
          <w:highlight w:val="yellow"/>
        </w:rPr>
        <w:t>405</w:t>
      </w:r>
      <w:r w:rsidR="009547EF" w:rsidRPr="009547EF">
        <w:rPr>
          <w:highlight w:val="yellow"/>
        </w:rPr>
        <w:t xml:space="preserve"> (964)</w:t>
      </w:r>
      <w:r>
        <w:t xml:space="preserve"> combinations </w:t>
      </w:r>
      <w:r w:rsidRPr="009547EF">
        <w:rPr>
          <w:highlight w:val="yellow"/>
        </w:rPr>
        <w:t>(</w:t>
      </w:r>
      <w:r w:rsidR="004070EA" w:rsidRPr="009547EF">
        <w:rPr>
          <w:highlight w:val="yellow"/>
        </w:rPr>
        <w:t>7.7</w:t>
      </w:r>
      <w:r w:rsidRPr="009547EF">
        <w:rPr>
          <w:highlight w:val="yellow"/>
        </w:rPr>
        <w:t>%)</w:t>
      </w:r>
      <w:r w:rsidR="009547EF" w:rsidRPr="009547EF">
        <w:rPr>
          <w:highlight w:val="yellow"/>
        </w:rPr>
        <w:t xml:space="preserve"> (8.1%)</w:t>
      </w:r>
      <w:r>
        <w:t xml:space="preserve"> </w:t>
      </w:r>
      <w:r w:rsidR="00B72CE5">
        <w:t>were</w:t>
      </w:r>
      <w:r>
        <w:t xml:space="preserve"> </w:t>
      </w:r>
      <w:r w:rsidR="00B72CE5">
        <w:t xml:space="preserve">reported </w:t>
      </w:r>
      <w:r>
        <w:t>in TWOSIDES</w:t>
      </w:r>
      <w:r w:rsidR="00BB4105">
        <w:t xml:space="preserve">, </w:t>
      </w:r>
      <w:r w:rsidR="005E67F2">
        <w:t>an indication that the</w:t>
      </w:r>
      <w:r w:rsidR="00BB4105">
        <w:t xml:space="preserve"> </w:t>
      </w:r>
      <w:r w:rsidR="009547EF" w:rsidRPr="009547EF">
        <w:rPr>
          <w:highlight w:val="yellow"/>
        </w:rPr>
        <w:t>405 (964)</w:t>
      </w:r>
      <w:r w:rsidR="009547EF">
        <w:t xml:space="preserve"> </w:t>
      </w:r>
      <w:r w:rsidR="00BB4105">
        <w:t xml:space="preserve">combinations </w:t>
      </w:r>
      <w:r w:rsidR="005E67F2">
        <w:t>were</w:t>
      </w:r>
      <w:r w:rsidR="00BB4105">
        <w:t xml:space="preserve"> </w:t>
      </w:r>
      <w:r w:rsidR="00D8792C">
        <w:t xml:space="preserve">likely </w:t>
      </w:r>
      <w:r w:rsidR="00BB4105">
        <w:t>prescribed in the real world</w:t>
      </w:r>
      <w:r>
        <w:t>.</w:t>
      </w:r>
      <w:r w:rsidR="00BB4105">
        <w:t xml:space="preserve"> These </w:t>
      </w:r>
      <w:r w:rsidR="009547EF" w:rsidRPr="009547EF">
        <w:rPr>
          <w:highlight w:val="yellow"/>
        </w:rPr>
        <w:t>405 (964)</w:t>
      </w:r>
      <w:r w:rsidR="009547EF">
        <w:t xml:space="preserve"> </w:t>
      </w:r>
      <w:r w:rsidR="00BB4105">
        <w:t xml:space="preserve">drug-drug pairs encompassed </w:t>
      </w:r>
      <w:r w:rsidR="00BB4105" w:rsidRPr="00165C02">
        <w:rPr>
          <w:highlight w:val="yellow"/>
        </w:rPr>
        <w:t>45</w:t>
      </w:r>
      <w:r w:rsidR="004070EA" w:rsidRPr="00165C02">
        <w:rPr>
          <w:highlight w:val="yellow"/>
        </w:rPr>
        <w:t>6</w:t>
      </w:r>
      <w:r w:rsidR="00165C02" w:rsidRPr="00165C02">
        <w:rPr>
          <w:highlight w:val="yellow"/>
        </w:rPr>
        <w:t xml:space="preserve"> (1,565)</w:t>
      </w:r>
      <w:r w:rsidR="00BB4105">
        <w:t xml:space="preserve"> drug-drug-AR </w:t>
      </w:r>
      <w:r w:rsidR="005E67F2" w:rsidRPr="00B72CE5">
        <w:t>pairs (some combinations were predicted to affect multiple ARs)</w:t>
      </w:r>
      <w:r w:rsidR="00BB4105" w:rsidRPr="00B72CE5">
        <w:t>, of which</w:t>
      </w:r>
      <w:r w:rsidR="00BB4105">
        <w:t xml:space="preserve"> </w:t>
      </w:r>
      <w:r w:rsidR="004070EA" w:rsidRPr="00744264">
        <w:rPr>
          <w:highlight w:val="yellow"/>
        </w:rPr>
        <w:t>368</w:t>
      </w:r>
      <w:r w:rsidR="00744264" w:rsidRPr="00744264">
        <w:rPr>
          <w:highlight w:val="yellow"/>
        </w:rPr>
        <w:t xml:space="preserve"> (786)</w:t>
      </w:r>
      <w:r w:rsidR="005E67F2">
        <w:t xml:space="preserve"> </w:t>
      </w:r>
      <w:r w:rsidR="00354772">
        <w:t xml:space="preserve">predicted </w:t>
      </w:r>
      <w:r w:rsidR="005E67F2">
        <w:t>drug-drug-AR</w:t>
      </w:r>
      <w:r w:rsidR="00354772">
        <w:t xml:space="preserve">s were reported </w:t>
      </w:r>
      <w:r w:rsidR="005E67F2">
        <w:t>in TWOSIDES</w:t>
      </w:r>
      <w:r w:rsidR="0082473B">
        <w:t>. This corresponded to</w:t>
      </w:r>
      <w:r w:rsidR="005E67F2">
        <w:t xml:space="preserve"> </w:t>
      </w:r>
      <w:r w:rsidR="0082473B">
        <w:t xml:space="preserve">a sensitivity of </w:t>
      </w:r>
      <w:r w:rsidR="00D7528A" w:rsidRPr="00744264">
        <w:rPr>
          <w:highlight w:val="yellow"/>
        </w:rPr>
        <w:t>80.7</w:t>
      </w:r>
      <w:r w:rsidR="005E67F2" w:rsidRPr="00744264">
        <w:rPr>
          <w:highlight w:val="yellow"/>
        </w:rPr>
        <w:t>%</w:t>
      </w:r>
      <w:r w:rsidR="00744264" w:rsidRPr="00744264">
        <w:rPr>
          <w:highlight w:val="yellow"/>
        </w:rPr>
        <w:t xml:space="preserve"> (50.2%)</w:t>
      </w:r>
      <w:r w:rsidR="005E67F2">
        <w:t xml:space="preserve"> </w:t>
      </w:r>
      <w:r w:rsidR="00BA0635">
        <w:t>for predicting</w:t>
      </w:r>
      <w:r w:rsidR="005E67F2">
        <w:t xml:space="preserve"> </w:t>
      </w:r>
      <w:r w:rsidR="00FE4ECB">
        <w:t xml:space="preserve">DDIs using network classification and excluding drugs with shared </w:t>
      </w:r>
      <w:r w:rsidR="002E5D7F">
        <w:t xml:space="preserve">target </w:t>
      </w:r>
      <w:r w:rsidR="00FE4ECB">
        <w:t>protein</w:t>
      </w:r>
      <w:r w:rsidR="002E5D7F">
        <w:t>s</w:t>
      </w:r>
      <w:r w:rsidR="00FE4ECB">
        <w:t>.</w:t>
      </w:r>
    </w:p>
    <w:p w14:paraId="1CEDE9B5" w14:textId="4478D7CA" w:rsidR="00980F07" w:rsidRDefault="00B72CE5" w:rsidP="00FE4ECB">
      <w:pPr>
        <w:pStyle w:val="Teaser"/>
        <w:ind w:firstLine="720"/>
        <w:rPr>
          <w:b/>
          <w:bCs/>
        </w:rPr>
      </w:pPr>
      <w:r>
        <w:t>Our</w:t>
      </w:r>
      <w:r w:rsidR="00A75B79">
        <w:t xml:space="preserve"> PathFX</w:t>
      </w:r>
      <w:r>
        <w:t xml:space="preserve"> analysis</w:t>
      </w:r>
      <w:r w:rsidR="00A75B79">
        <w:t xml:space="preserve"> identifie</w:t>
      </w:r>
      <w:r w:rsidR="00F4338C">
        <w:t>d</w:t>
      </w:r>
      <w:r w:rsidR="00A75B79">
        <w:t xml:space="preserve"> non-directional associations</w:t>
      </w:r>
      <w:r w:rsidR="0082473B">
        <w:t xml:space="preserve"> and motivated us to pursue complementary data sources. For instance,</w:t>
      </w:r>
      <w:r>
        <w:t xml:space="preserve"> our network analysis discovered</w:t>
      </w:r>
      <w:r w:rsidR="00F4338C">
        <w:t xml:space="preserve"> </w:t>
      </w:r>
      <w:r>
        <w:t xml:space="preserve">an association </w:t>
      </w:r>
      <w:r w:rsidR="00F4338C">
        <w:t>between the drug, paroxetine</w:t>
      </w:r>
      <w:r>
        <w:t xml:space="preserve"> that ha</w:t>
      </w:r>
      <w:r w:rsidR="00AB0186">
        <w:t>d</w:t>
      </w:r>
      <w:r>
        <w:t xml:space="preserve"> sepsis on its label</w:t>
      </w:r>
      <w:r w:rsidR="00F4338C">
        <w:t xml:space="preserve">, </w:t>
      </w:r>
      <w:r w:rsidR="00FE4ECB">
        <w:t xml:space="preserve">and </w:t>
      </w:r>
      <w:r w:rsidR="00F4338C">
        <w:t>a non-sepsis-</w:t>
      </w:r>
      <w:r>
        <w:t>labeled</w:t>
      </w:r>
      <w:r w:rsidR="00F4338C">
        <w:t xml:space="preserve"> drug, albuterol, and the AR, sepsis</w:t>
      </w:r>
      <w:r w:rsidR="00A75B79">
        <w:t xml:space="preserve">, </w:t>
      </w:r>
      <w:r>
        <w:t xml:space="preserve">but </w:t>
      </w:r>
      <w:r w:rsidR="00F4338C">
        <w:t xml:space="preserve">our analysis didn’t indicate whether </w:t>
      </w:r>
      <w:proofErr w:type="spellStart"/>
      <w:r w:rsidR="0082473B">
        <w:t>coadministering</w:t>
      </w:r>
      <w:proofErr w:type="spellEnd"/>
      <w:r w:rsidR="00F4338C">
        <w:t xml:space="preserve"> albuterol </w:t>
      </w:r>
      <w:r w:rsidR="0082473B">
        <w:t>with</w:t>
      </w:r>
      <w:r w:rsidR="00F4338C">
        <w:t xml:space="preserve"> paroxetine would reduce or worsen sepsis</w:t>
      </w:r>
      <w:r>
        <w:t>.</w:t>
      </w:r>
      <w:r w:rsidR="00F4338C">
        <w:t xml:space="preserve"> </w:t>
      </w:r>
      <w:r>
        <w:t>W</w:t>
      </w:r>
      <w:r w:rsidR="00A75B79">
        <w:t>e used the literature to infer the directionality of drug effect</w:t>
      </w:r>
      <w:r w:rsidR="00F4338C">
        <w:t>s.</w:t>
      </w:r>
      <w:r w:rsidR="00A75B79">
        <w:t xml:space="preserve"> </w:t>
      </w:r>
      <w:proofErr w:type="gramStart"/>
      <w:r w:rsidR="00F4338C">
        <w:t>S</w:t>
      </w:r>
      <w:r w:rsidR="00A75B79">
        <w:t>pecifically</w:t>
      </w:r>
      <w:proofErr w:type="gramEnd"/>
      <w:r w:rsidR="00A75B79">
        <w:t xml:space="preserve"> we used sentences to identify if a combination drug would </w:t>
      </w:r>
      <w:r w:rsidR="00F4338C">
        <w:t>worsen</w:t>
      </w:r>
      <w:r w:rsidR="00A75B79">
        <w:t xml:space="preserve"> or </w:t>
      </w:r>
      <w:r w:rsidR="00A75B79">
        <w:lastRenderedPageBreak/>
        <w:t xml:space="preserve">mitigate the drug-induced AR. We searched for combo-drug-AR relationships within </w:t>
      </w:r>
      <w:proofErr w:type="spellStart"/>
      <w:r w:rsidR="00A75B79">
        <w:t>pubmed</w:t>
      </w:r>
      <w:proofErr w:type="spellEnd"/>
      <w:r w:rsidR="00A75B79">
        <w:t xml:space="preserve"> abstracts using</w:t>
      </w:r>
      <w:r w:rsidR="005C7734">
        <w:t xml:space="preserve"> natural</w:t>
      </w:r>
      <w:ins w:id="0" w:author="Racz, Rebecca" w:date="2020-11-02T10:11:00Z">
        <w:r w:rsidR="005150C3">
          <w:t xml:space="preserve"> </w:t>
        </w:r>
      </w:ins>
      <w:r w:rsidR="005C7734">
        <w:t>language</w:t>
      </w:r>
      <w:r w:rsidR="005150C3">
        <w:t xml:space="preserve"> processin</w:t>
      </w:r>
      <w:r w:rsidR="00A75B79">
        <w:t>g.</w:t>
      </w:r>
      <w:r w:rsidR="0082473B">
        <w:t xml:space="preserve"> Using emerging results from the literature was important because it </w:t>
      </w:r>
      <w:r w:rsidR="00AB0186">
        <w:t>did not replicate</w:t>
      </w:r>
      <w:r w:rsidR="0082473B">
        <w:t xml:space="preserve"> data used </w:t>
      </w:r>
      <w:r w:rsidR="00FE4ECB">
        <w:t>in the network analysis</w:t>
      </w:r>
      <w:r w:rsidR="0082473B">
        <w:t>.</w:t>
      </w:r>
      <w:r w:rsidR="00A75B79">
        <w:t xml:space="preserve"> We manually curated sentences </w:t>
      </w:r>
      <w:proofErr w:type="spellStart"/>
      <w:r w:rsidR="00A75B79">
        <w:t>containging</w:t>
      </w:r>
      <w:proofErr w:type="spellEnd"/>
      <w:r w:rsidR="00A75B79">
        <w:t xml:space="preserve"> mention of combo drugs and ARs to understand </w:t>
      </w:r>
      <w:r w:rsidR="00F4338C">
        <w:t>how</w:t>
      </w:r>
      <w:r w:rsidR="00A75B79">
        <w:t xml:space="preserve"> the combo drug </w:t>
      </w:r>
      <w:r w:rsidR="00BC582B">
        <w:t>may</w:t>
      </w:r>
      <w:r w:rsidR="00A75B79">
        <w:t xml:space="preserve"> </w:t>
      </w:r>
      <w:r w:rsidR="00F4338C">
        <w:t xml:space="preserve">affect the AR. </w:t>
      </w:r>
      <w:r w:rsidR="005C7734">
        <w:t xml:space="preserve">For instance, the beta-2 agonist albuterol, binds the </w:t>
      </w:r>
      <w:r w:rsidR="00C819BB">
        <w:t xml:space="preserve">ADRB2 </w:t>
      </w:r>
      <w:r w:rsidR="005C7734">
        <w:t xml:space="preserve">protein, </w:t>
      </w:r>
      <w:r w:rsidR="007C357D">
        <w:t>which</w:t>
      </w:r>
      <w:r w:rsidR="005C7734">
        <w:t xml:space="preserve"> is </w:t>
      </w:r>
      <w:r w:rsidR="00F4338C">
        <w:t>downstream</w:t>
      </w:r>
      <w:r w:rsidR="005C7734">
        <w:t xml:space="preserve"> in the interaction </w:t>
      </w:r>
      <w:r w:rsidR="00F4338C">
        <w:t>network</w:t>
      </w:r>
      <w:r w:rsidR="005C7734">
        <w:t xml:space="preserve"> of </w:t>
      </w:r>
      <w:r w:rsidR="005150C3">
        <w:t>three</w:t>
      </w:r>
      <w:r w:rsidR="005C7734">
        <w:t xml:space="preserve"> drugs that are associated with sepsis on their drug labels (paroxetine, atropine, and cocaine). </w:t>
      </w:r>
      <w:r w:rsidR="00A75B79">
        <w:t>Albuterol</w:t>
      </w:r>
      <w:r w:rsidR="009F6637">
        <w:t xml:space="preserve"> is not associated with sepsis on its drug label, yet in our search</w:t>
      </w:r>
      <w:r w:rsidR="0054149D">
        <w:t xml:space="preserve"> of published abstracts</w:t>
      </w:r>
      <w:r w:rsidR="009F6637">
        <w:t xml:space="preserve">, we discovered that </w:t>
      </w:r>
      <w:r w:rsidR="00A75B79">
        <w:t>albuterol</w:t>
      </w:r>
      <w:r w:rsidR="009F6637">
        <w:t xml:space="preserve"> is associated with sepsis in a rat model. Specifically, we discovered and manually validated the following sentence to support further consideration </w:t>
      </w:r>
      <w:r w:rsidR="00BB6FD9">
        <w:t>of these combinations</w:t>
      </w:r>
      <w:r w:rsidR="009F6637">
        <w:t xml:space="preserve"> study: </w:t>
      </w:r>
      <w:r w:rsidR="009F6637" w:rsidRPr="009F6637">
        <w:rPr>
          <w:i/>
          <w:iCs/>
        </w:rPr>
        <w:t xml:space="preserve">“This study showed for the first time that oral administration of </w:t>
      </w:r>
      <w:r w:rsidR="00A75B79">
        <w:rPr>
          <w:i/>
          <w:iCs/>
        </w:rPr>
        <w:t>albuterol</w:t>
      </w:r>
      <w:r w:rsidR="009F6637" w:rsidRPr="009F6637">
        <w:rPr>
          <w:i/>
          <w:iCs/>
        </w:rPr>
        <w:t xml:space="preserve"> exerted protective effects on CLP-induced sepsis and related lung injury in rats”</w:t>
      </w:r>
      <w:r w:rsidR="00ED135E">
        <w:t xml:space="preserve"> </w:t>
      </w:r>
      <w:r w:rsidR="00ED135E">
        <w:fldChar w:fldCharType="begin"/>
      </w:r>
      <w:r w:rsidR="00386B2C">
        <w:instrText xml:space="preserve"> ADDIN PAPERS2_CITATIONS &lt;citation&gt;&lt;priority&gt;7&lt;/priority&gt;&lt;uuid&gt;91B8D150-2A95-431C-AB59-A17108CD681D&lt;/uuid&gt;&lt;publications&gt;&lt;publication&gt;&lt;subtype&gt;400&lt;/subtype&gt;&lt;title&gt;Comparative study on effects of nebulized and oral salbutamol on a cecal ligation and puncture-induced sepsis model in rats.&lt;/title&gt;&lt;url&gt;http://www.thieme-connect.de/DOI/DOI?10.1055/s-0034-1375683&lt;/url&gt;&lt;volume&gt;65&lt;/volume&gt;&lt;publication_date&gt;99201504001200000000220000&lt;/publication_date&gt;&lt;uuid&gt;5BE50D1D-5B0D-40CA-9CB7-43837726EE62&lt;/uuid&gt;&lt;type&gt;400&lt;/type&gt;&lt;number&gt;4&lt;/number&gt;&lt;doi&gt;10.1055/s-0034-1375683&lt;/doi&gt;&lt;institution&gt;Department of General Surgery, Faculty of Medicine, Ataturk University, Erzurum, Turkey.&lt;/institution&gt;&lt;startpage&gt;192&lt;/startpage&gt;&lt;endpage&gt;198&lt;/endpage&gt;&lt;bundle&gt;&lt;publication&gt;&lt;title&gt;Drug research&lt;/title&gt;&lt;uuid&gt;DBCB3459-5A13-4CE1-AB2B-3775447DEA22&lt;/uuid&gt;&lt;subtype&gt;-100&lt;/subtype&gt;&lt;type&gt;-100&lt;/type&gt;&lt;/publication&gt;&lt;/bundle&gt;&lt;authors&gt;&lt;author&gt;&lt;lastName&gt;Ozogul&lt;/lastName&gt;&lt;firstName&gt;B&lt;/firstName&gt;&lt;/author&gt;&lt;author&gt;&lt;lastName&gt;Halici&lt;/lastName&gt;&lt;firstName&gt;Z&lt;/firstName&gt;&lt;/author&gt;&lt;author&gt;&lt;lastName&gt;Cadirci&lt;/lastName&gt;&lt;firstName&gt;E&lt;/firstName&gt;&lt;/author&gt;&lt;author&gt;&lt;lastName&gt;Karagoz&lt;/lastName&gt;&lt;firstName&gt;E&lt;/firstName&gt;&lt;/author&gt;&lt;author&gt;&lt;lastName&gt;Bayraktutan&lt;/lastName&gt;&lt;firstName&gt;Z&lt;/firstName&gt;&lt;/author&gt;&lt;author&gt;&lt;lastName&gt;Yayla&lt;/lastName&gt;&lt;firstName&gt;M&lt;/firstName&gt;&lt;/author&gt;&lt;author&gt;&lt;lastName&gt;Akpinar&lt;/lastName&gt;&lt;firstName&gt;E&lt;/firstName&gt;&lt;/author&gt;&lt;author&gt;&lt;lastName&gt;Atamanalp&lt;/lastName&gt;&lt;firstName&gt;S&lt;/firstName&gt;&lt;middleNames&gt;S&lt;/middleNames&gt;&lt;/author&gt;&lt;author&gt;&lt;lastName&gt;Unal&lt;/lastName&gt;&lt;firstName&gt;D&lt;/firstName&gt;&lt;/author&gt;&lt;author&gt;&lt;lastName&gt;Karamese&lt;/lastName&gt;&lt;firstName&gt;M&lt;/firstName&gt;&lt;/author&gt;&lt;/authors&gt;&lt;/publication&gt;&lt;/publications&gt;&lt;cites&gt;&lt;/cites&gt;&lt;/citation&gt;</w:instrText>
      </w:r>
      <w:r w:rsidR="00ED135E">
        <w:fldChar w:fldCharType="separate"/>
      </w:r>
      <w:r w:rsidR="00ED135E">
        <w:rPr>
          <w:rFonts w:eastAsia="Calibri"/>
        </w:rPr>
        <w:t>(</w:t>
      </w:r>
      <w:r w:rsidR="00ED135E">
        <w:rPr>
          <w:rFonts w:eastAsia="Calibri"/>
          <w:i/>
          <w:iCs/>
        </w:rPr>
        <w:t>6</w:t>
      </w:r>
      <w:r w:rsidR="00ED135E">
        <w:rPr>
          <w:rFonts w:eastAsia="Calibri"/>
        </w:rPr>
        <w:t>)</w:t>
      </w:r>
      <w:r w:rsidR="00ED135E">
        <w:fldChar w:fldCharType="end"/>
      </w:r>
      <w:r w:rsidR="009F6637">
        <w:t xml:space="preserve">. The full list of predicted </w:t>
      </w:r>
      <w:r w:rsidR="00BB6FD9">
        <w:t>drug-drug-AR combinations</w:t>
      </w:r>
      <w:r w:rsidR="009F6637">
        <w:t xml:space="preserve">, their relevant network proteins, and </w:t>
      </w:r>
      <w:r w:rsidR="00AB0186">
        <w:t xml:space="preserve">manually curated </w:t>
      </w:r>
      <w:r w:rsidR="009F6637">
        <w:t xml:space="preserve">literature evidence are provided in </w:t>
      </w:r>
      <w:r w:rsidR="009F6637">
        <w:rPr>
          <w:b/>
          <w:bCs/>
        </w:rPr>
        <w:t>Sup. File 4.</w:t>
      </w:r>
    </w:p>
    <w:p w14:paraId="53CA7D5F" w14:textId="03FCBF54" w:rsidR="00D83DEA" w:rsidRDefault="00980F07" w:rsidP="005C7734">
      <w:pPr>
        <w:pStyle w:val="Teaser"/>
      </w:pPr>
      <w:r>
        <w:rPr>
          <w:b/>
          <w:bCs/>
        </w:rPr>
        <w:tab/>
      </w:r>
      <w:r w:rsidR="00542C75">
        <w:t>We</w:t>
      </w:r>
      <w:r w:rsidR="007D223D">
        <w:t xml:space="preserve"> further</w:t>
      </w:r>
      <w:r w:rsidR="00542C75">
        <w:t xml:space="preserve"> </w:t>
      </w:r>
      <w:r w:rsidR="007D223D">
        <w:t>investigated</w:t>
      </w:r>
      <w:r w:rsidR="00542C75">
        <w:t xml:space="preserve"> </w:t>
      </w:r>
      <w:r w:rsidR="00E86F9B">
        <w:t>predicted</w:t>
      </w:r>
      <w:r w:rsidR="00542C75">
        <w:t xml:space="preserve"> drug-drug-AR combinations </w:t>
      </w:r>
      <w:r w:rsidR="007D223D">
        <w:t>with clinical data using published databases and novel observational studies</w:t>
      </w:r>
      <w:r w:rsidR="00542C75">
        <w:t xml:space="preserve">. </w:t>
      </w:r>
      <w:r>
        <w:t>To consider feasibility of detecting drug combination effects</w:t>
      </w:r>
      <w:r w:rsidR="007D223D">
        <w:t xml:space="preserve"> in patient data</w:t>
      </w:r>
      <w:r>
        <w:t xml:space="preserve">, we </w:t>
      </w:r>
      <w:r w:rsidR="00542C75">
        <w:t xml:space="preserve">again </w:t>
      </w:r>
      <w:r>
        <w:t>referenced TWOSIDES</w:t>
      </w:r>
      <w:r w:rsidR="007C357D">
        <w:t xml:space="preserve"> </w:t>
      </w:r>
      <w:r w:rsidR="00ED135E">
        <w:fldChar w:fldCharType="begin"/>
      </w:r>
      <w:r w:rsidR="00386B2C">
        <w:instrText xml:space="preserve"> ADDIN PAPERS2_CITATIONS &lt;citation&gt;&lt;priority&gt;8&lt;/priority&gt;&lt;uuid&gt;70DD96A5-BE06-4512-A8B0-7C27CBA7322E&lt;/uuid&gt;&lt;publications&gt;&lt;publication&gt;&lt;subtype&gt;400&lt;/subtype&gt;&lt;publisher&gt;American Association for the Advancement of Science&lt;/publisher&gt;&lt;title&gt;Data-driven prediction of drug effects and interactions.&lt;/title&gt;&lt;url&gt;http://stm.sciencemag.org/cgi/doi/10.1126/scitranslmed.3003377&lt;/url&gt;&lt;volume&gt;4&lt;/volume&gt;&lt;publication_date&gt;99201203141200000000222000&lt;/publication_date&gt;&lt;uuid&gt;8CE9453A-83E3-4095-8870-40D21C1828FC&lt;/uuid&gt;&lt;type&gt;400&lt;/type&gt;&lt;number&gt;125&lt;/number&gt;&lt;doi&gt;10.1126/scitranslmed.3003377&lt;/doi&gt;&lt;institution&gt;Biomedical Informatics Training Program, Stanford University, Stanford, CA 94305, USA.&lt;/institution&gt;&lt;startpage&gt;125ra31&lt;/startpage&gt;&lt;endpage&gt;125ra31&lt;/endpage&gt;&lt;bundle&gt;&lt;publication&gt;&lt;title&gt;Science translational medicine&lt;/title&gt;&lt;uuid&gt;975E568A-25A3-47B7-9363-C9CDBB169D35&lt;/uuid&gt;&lt;subtype&gt;-100&lt;/subtype&gt;&lt;type&gt;-100&lt;/type&gt;&lt;/publication&gt;&lt;/bundle&gt;&lt;authors&gt;&lt;author&gt;&lt;lastName&gt;Tatonetti&lt;/lastName&gt;&lt;firstName&gt;Nicholas&lt;/firstName&gt;&lt;middleNames&gt;P&lt;/middleNames&gt;&lt;/author&gt;&lt;author&gt;&lt;lastName&gt;Ye&lt;/lastName&gt;&lt;firstName&gt;Patrick&lt;/firstName&gt;&lt;middleNames&gt;P&lt;/middleNames&gt;&lt;/author&gt;&lt;author&gt;&lt;lastName&gt;Daneshjou&lt;/lastName&gt;&lt;firstName&gt;Roxana&lt;/firstName&gt;&lt;/author&gt;&lt;author&gt;&lt;lastName&gt;Altman&lt;/lastName&gt;&lt;firstName&gt;Russ&lt;/firstName&gt;&lt;middleNames&gt;B&lt;/middleNames&gt;&lt;/author&gt;&lt;/authors&gt;&lt;/publication&gt;&lt;/publications&gt;&lt;cites&gt;&lt;/cites&gt;&lt;/citation&gt;</w:instrText>
      </w:r>
      <w:r w:rsidR="00ED135E">
        <w:fldChar w:fldCharType="separate"/>
      </w:r>
      <w:r w:rsidR="00ED135E">
        <w:rPr>
          <w:rFonts w:eastAsia="Calibri"/>
        </w:rPr>
        <w:t>(</w:t>
      </w:r>
      <w:r w:rsidR="00ED135E">
        <w:rPr>
          <w:rFonts w:eastAsia="Calibri"/>
          <w:i/>
          <w:iCs/>
        </w:rPr>
        <w:t>7</w:t>
      </w:r>
      <w:r w:rsidR="00ED135E">
        <w:rPr>
          <w:rFonts w:eastAsia="Calibri"/>
        </w:rPr>
        <w:t>)</w:t>
      </w:r>
      <w:r w:rsidR="00ED135E">
        <w:fldChar w:fldCharType="end"/>
      </w:r>
      <w:r w:rsidR="007D223D">
        <w:t>, and investigated t</w:t>
      </w:r>
      <w:r w:rsidR="00542C75">
        <w:t>he</w:t>
      </w:r>
      <w:r>
        <w:t xml:space="preserve"> proportional reporting ratios (PRRs) reported </w:t>
      </w:r>
      <w:r w:rsidR="007D223D">
        <w:t xml:space="preserve">for our prioritized </w:t>
      </w:r>
      <w:proofErr w:type="spellStart"/>
      <w:r w:rsidR="007D223D">
        <w:t>combimbinations</w:t>
      </w:r>
      <w:proofErr w:type="spellEnd"/>
      <w:r w:rsidR="007D223D">
        <w:t>.</w:t>
      </w:r>
      <w:r>
        <w:t xml:space="preserve"> </w:t>
      </w:r>
      <w:r w:rsidR="007D223D">
        <w:t>PRRs were a sufficient proxy for the</w:t>
      </w:r>
      <w:r>
        <w:t xml:space="preserve"> </w:t>
      </w:r>
      <w:r w:rsidR="007D223D">
        <w:t>possible</w:t>
      </w:r>
      <w:r>
        <w:t xml:space="preserve"> magnitude of effect </w:t>
      </w:r>
      <w:r w:rsidR="00BC582B">
        <w:t>of predicted DDIs</w:t>
      </w:r>
      <w:r>
        <w:t>. Indeed, some of our predicted combination effects are reported in TWOSIDES (</w:t>
      </w:r>
      <w:r>
        <w:rPr>
          <w:b/>
          <w:bCs/>
        </w:rPr>
        <w:t>Table 1</w:t>
      </w:r>
      <w:r>
        <w:t xml:space="preserve">, full results </w:t>
      </w:r>
      <w:proofErr w:type="gramStart"/>
      <w:r>
        <w:t xml:space="preserve">in </w:t>
      </w:r>
      <w:r>
        <w:rPr>
          <w:b/>
          <w:bCs/>
        </w:rPr>
        <w:t xml:space="preserve"> </w:t>
      </w:r>
      <w:r w:rsidR="00D83DEA">
        <w:rPr>
          <w:b/>
          <w:bCs/>
        </w:rPr>
        <w:t>Table</w:t>
      </w:r>
      <w:proofErr w:type="gramEnd"/>
      <w:r w:rsidR="00D83DEA">
        <w:rPr>
          <w:b/>
          <w:bCs/>
        </w:rPr>
        <w:t xml:space="preserve"> S1</w:t>
      </w:r>
      <w:r>
        <w:rPr>
          <w:b/>
          <w:bCs/>
        </w:rPr>
        <w:t>.</w:t>
      </w:r>
      <w:r>
        <w:t xml:space="preserve">). </w:t>
      </w:r>
      <w:r w:rsidR="009A76DD">
        <w:t xml:space="preserve">Further, </w:t>
      </w:r>
      <w:r w:rsidR="00D83DEA">
        <w:t xml:space="preserve">because </w:t>
      </w:r>
      <w:r w:rsidR="009A76DD">
        <w:t xml:space="preserve">PathFX </w:t>
      </w:r>
      <w:r w:rsidR="00D83DEA">
        <w:t xml:space="preserve">networks do </w:t>
      </w:r>
      <w:r w:rsidR="009A76DD">
        <w:t xml:space="preserve">not contain directional pathway information, measuring a drug-combination effect in TWOSIDES </w:t>
      </w:r>
      <w:r w:rsidR="0022451E">
        <w:t>suggest</w:t>
      </w:r>
      <w:r w:rsidR="00D83DEA">
        <w:t>ed</w:t>
      </w:r>
      <w:r w:rsidR="009A76DD">
        <w:t xml:space="preserve"> </w:t>
      </w:r>
      <w:r w:rsidR="00D83DEA">
        <w:t xml:space="preserve">that drug combinations </w:t>
      </w:r>
      <w:r w:rsidR="00C512F6">
        <w:t>may</w:t>
      </w:r>
      <w:r w:rsidR="00D83DEA">
        <w:t xml:space="preserve"> increas</w:t>
      </w:r>
      <w:r w:rsidR="00E86F9B">
        <w:t>e</w:t>
      </w:r>
      <w:r w:rsidR="00D83DEA">
        <w:t xml:space="preserve"> risk for ARs</w:t>
      </w:r>
      <w:r w:rsidR="00FB2EB9">
        <w:t xml:space="preserve"> in the real world</w:t>
      </w:r>
      <w:r w:rsidR="009A76DD">
        <w:t>.</w:t>
      </w:r>
      <w:r w:rsidR="0082473B">
        <w:t xml:space="preserve"> </w:t>
      </w:r>
    </w:p>
    <w:p w14:paraId="7BD126DF" w14:textId="55D010F7" w:rsidR="00CE5F77" w:rsidRDefault="0082473B" w:rsidP="00D83DEA">
      <w:pPr>
        <w:pStyle w:val="Teaser"/>
        <w:ind w:firstLine="720"/>
      </w:pPr>
      <w:r>
        <w:t xml:space="preserve">We </w:t>
      </w:r>
      <w:r w:rsidR="00372996">
        <w:t xml:space="preserve">also </w:t>
      </w:r>
      <w:r>
        <w:t xml:space="preserve">pursued multiple novel observational studies to test our hypotheses and </w:t>
      </w:r>
      <w:r w:rsidR="00D83DEA">
        <w:t xml:space="preserve">used two approaches to conduct this analysis. For these analyses, we </w:t>
      </w:r>
      <w:r>
        <w:t xml:space="preserve">used the deidentified </w:t>
      </w:r>
      <w:r w:rsidR="00C07565">
        <w:t xml:space="preserve">Optum </w:t>
      </w:r>
      <w:proofErr w:type="spellStart"/>
      <w:r w:rsidR="00DD43A6">
        <w:t>Clinformatics</w:t>
      </w:r>
      <w:commentRangeStart w:id="1"/>
      <w:proofErr w:type="spellEnd"/>
      <w:r>
        <w:t xml:space="preserve"> </w:t>
      </w:r>
      <w:commentRangeEnd w:id="1"/>
      <w:r w:rsidR="003A4A71">
        <w:rPr>
          <w:rStyle w:val="CommentReference"/>
        </w:rPr>
        <w:commentReference w:id="1"/>
      </w:r>
      <w:r>
        <w:t>dataset</w:t>
      </w:r>
      <w:r w:rsidR="00DD43A6">
        <w:t xml:space="preserve"> </w:t>
      </w:r>
      <w:r w:rsidR="00B512E6">
        <w:t>that included</w:t>
      </w:r>
      <w:r w:rsidR="00DD43A6">
        <w:t xml:space="preserve"> over 88 million US patients,</w:t>
      </w:r>
      <w:r w:rsidR="001D0CED">
        <w:t xml:space="preserve"> both </w:t>
      </w:r>
      <w:proofErr w:type="gramStart"/>
      <w:r w:rsidR="001D0CED">
        <w:t>privately</w:t>
      </w:r>
      <w:r w:rsidR="003A177F">
        <w:t>-insured</w:t>
      </w:r>
      <w:proofErr w:type="gramEnd"/>
      <w:r w:rsidR="003A177F">
        <w:t xml:space="preserve"> </w:t>
      </w:r>
      <w:r w:rsidR="001D0CED">
        <w:t>and</w:t>
      </w:r>
      <w:r w:rsidR="00DD43A6">
        <w:t xml:space="preserve"> </w:t>
      </w:r>
      <w:r w:rsidR="003A177F">
        <w:t>Medicare beneficiar</w:t>
      </w:r>
      <w:r w:rsidR="006A5B88">
        <w:t>i</w:t>
      </w:r>
      <w:r w:rsidR="003A177F">
        <w:t xml:space="preserve">es, </w:t>
      </w:r>
      <w:r w:rsidR="00DD43A6">
        <w:t>largely under the age of 65</w:t>
      </w:r>
      <w:r>
        <w:t>.</w:t>
      </w:r>
      <w:r w:rsidR="003A4A71">
        <w:t xml:space="preserve"> </w:t>
      </w:r>
      <w:r w:rsidR="00DD43A6">
        <w:t xml:space="preserve">We accessed a version of the Optum dataset standardized to the </w:t>
      </w:r>
      <w:r w:rsidR="003A4A71">
        <w:t>observational medical outcomes partnership (OMOP) common data model (CDM)</w:t>
      </w:r>
      <w:r w:rsidR="00B512E6">
        <w:t>; standardized data models decrease</w:t>
      </w:r>
      <w:r w:rsidR="00DD43A6">
        <w:t xml:space="preserve"> heterogeneity between datasets</w:t>
      </w:r>
      <w:r w:rsidR="00DD43A6" w:rsidRPr="00DD43A6">
        <w:t xml:space="preserve"> </w:t>
      </w:r>
      <w:r w:rsidR="00DD43A6">
        <w:t xml:space="preserve">and improve consistency in underlying </w:t>
      </w:r>
      <w:proofErr w:type="gramStart"/>
      <w:r w:rsidR="00DD43A6">
        <w:t>data</w:t>
      </w:r>
      <w:r w:rsidR="00DD43A6" w:rsidRPr="00DD43A6">
        <w:t>{</w:t>
      </w:r>
      <w:proofErr w:type="gramEnd"/>
      <w:r w:rsidR="00DD43A6" w:rsidRPr="00DD43A6">
        <w:t>Voss:2015cx}</w:t>
      </w:r>
      <w:r w:rsidR="00DD43A6">
        <w:t>.</w:t>
      </w:r>
      <w:r w:rsidR="003A4A71">
        <w:t xml:space="preserve"> </w:t>
      </w:r>
      <w:r w:rsidR="00DD43A6">
        <w:t>W</w:t>
      </w:r>
      <w:r w:rsidR="003A4A71">
        <w:t xml:space="preserve">e leveraged the observational health data sciences and informatics (OHDSI) network tools, specifically </w:t>
      </w:r>
      <w:proofErr w:type="spellStart"/>
      <w:r w:rsidR="003A4A71">
        <w:t>CohortMethod</w:t>
      </w:r>
      <w:proofErr w:type="spellEnd"/>
      <w:r w:rsidR="003A4A71">
        <w:t xml:space="preserve"> to measure AR outcomes for patients </w:t>
      </w:r>
      <w:r w:rsidR="00B512E6">
        <w:t>exposed to</w:t>
      </w:r>
      <w:r w:rsidR="003A4A71">
        <w:t xml:space="preserve"> our predicted combinations. </w:t>
      </w:r>
      <w:proofErr w:type="spellStart"/>
      <w:r w:rsidR="003A4A71">
        <w:t>CohortMethod</w:t>
      </w:r>
      <w:proofErr w:type="spellEnd"/>
      <w:r w:rsidR="003A4A71">
        <w:t xml:space="preserve"> is a software package that facilitates extracting patient data from the EHR, conducting large-scale propensity matching for controlling confounding variables, and estimating outcome models, such as cox regression</w:t>
      </w:r>
      <w:r w:rsidR="007802ED">
        <w:t xml:space="preserve"> (example applications </w:t>
      </w:r>
      <w:r w:rsidR="007802ED" w:rsidRPr="007802ED">
        <w:t>{Suchard:2019db} {Hripcsak:2020gw}</w:t>
      </w:r>
      <w:r w:rsidR="007802ED">
        <w:t>)</w:t>
      </w:r>
      <w:r w:rsidR="003A4A71">
        <w:t>.</w:t>
      </w:r>
      <w:r w:rsidR="00372996">
        <w:t xml:space="preserve"> The LEGEND study is one relevant application where </w:t>
      </w:r>
      <w:proofErr w:type="spellStart"/>
      <w:r w:rsidR="00372996">
        <w:t>CohortMethod</w:t>
      </w:r>
      <w:proofErr w:type="spellEnd"/>
      <w:r w:rsidR="00372996">
        <w:t xml:space="preserve"> measured cardiovascular outcomes across first-line anti-</w:t>
      </w:r>
      <w:proofErr w:type="spellStart"/>
      <w:r w:rsidR="00372996">
        <w:t>hypternsive</w:t>
      </w:r>
      <w:proofErr w:type="spellEnd"/>
      <w:r w:rsidR="00372996">
        <w:t xml:space="preserve"> </w:t>
      </w:r>
      <w:proofErr w:type="gramStart"/>
      <w:r w:rsidR="00372996">
        <w:t>drugs</w:t>
      </w:r>
      <w:r w:rsidR="00372996" w:rsidRPr="007802ED">
        <w:t>{</w:t>
      </w:r>
      <w:proofErr w:type="gramEnd"/>
      <w:r w:rsidR="00372996" w:rsidRPr="007802ED">
        <w:t>Suchard:2019db}</w:t>
      </w:r>
      <w:r w:rsidR="00372996">
        <w:t xml:space="preserve">. Our approach was conceptually similar, however, we aggregated drugs into </w:t>
      </w:r>
      <w:r w:rsidR="00024A99">
        <w:t>network classes</w:t>
      </w:r>
      <w:r w:rsidR="00372996">
        <w:t xml:space="preserve"> instead of their chemical structures or </w:t>
      </w:r>
      <w:r w:rsidR="00024A99">
        <w:t>therapeutic use classes</w:t>
      </w:r>
      <w:r w:rsidR="00372996">
        <w:t>.</w:t>
      </w:r>
      <w:r w:rsidR="00FB5CCA">
        <w:t xml:space="preserve"> We used </w:t>
      </w:r>
      <w:proofErr w:type="spellStart"/>
      <w:r w:rsidR="00FB5CCA">
        <w:t>CohortMethod</w:t>
      </w:r>
      <w:proofErr w:type="spellEnd"/>
      <w:r w:rsidR="00FB5CCA">
        <w:t xml:space="preserve"> to </w:t>
      </w:r>
      <w:r w:rsidR="00D83DEA">
        <w:t xml:space="preserve">test two </w:t>
      </w:r>
      <w:r w:rsidR="00FB2EB9">
        <w:t xml:space="preserve">network DDI </w:t>
      </w:r>
      <w:r w:rsidR="00FB5CCA">
        <w:t xml:space="preserve">predictions to validate </w:t>
      </w:r>
      <w:r w:rsidR="00D83DEA">
        <w:t>our</w:t>
      </w:r>
      <w:r w:rsidR="00FB5CCA">
        <w:t xml:space="preserve"> ability to detect </w:t>
      </w:r>
      <w:r w:rsidR="00024A99">
        <w:t>DDIs</w:t>
      </w:r>
      <w:r w:rsidR="00FB2EB9">
        <w:t xml:space="preserve"> in the real world.</w:t>
      </w:r>
      <w:r w:rsidR="00024A99">
        <w:t xml:space="preserve"> </w:t>
      </w:r>
      <w:r w:rsidR="00FB5CCA">
        <w:t xml:space="preserve">We later used </w:t>
      </w:r>
      <w:r w:rsidR="00D82DE4">
        <w:rPr>
          <w:i/>
          <w:iCs/>
        </w:rPr>
        <w:t xml:space="preserve">clinical language </w:t>
      </w:r>
      <w:proofErr w:type="gramStart"/>
      <w:r w:rsidR="00D82DE4">
        <w:rPr>
          <w:i/>
          <w:iCs/>
        </w:rPr>
        <w:t>model based</w:t>
      </w:r>
      <w:proofErr w:type="gramEnd"/>
      <w:r w:rsidR="00D82DE4">
        <w:rPr>
          <w:i/>
          <w:iCs/>
        </w:rPr>
        <w:t xml:space="preserve"> representations </w:t>
      </w:r>
      <w:r w:rsidR="00D82DE4">
        <w:t xml:space="preserve">(CLMBR) </w:t>
      </w:r>
      <w:r w:rsidR="00FB5CCA">
        <w:t xml:space="preserve">because this platform was </w:t>
      </w:r>
      <w:r w:rsidR="00D83DEA">
        <w:t xml:space="preserve">sufficiently </w:t>
      </w:r>
      <w:proofErr w:type="spellStart"/>
      <w:r w:rsidR="00FB5CCA">
        <w:t>scable</w:t>
      </w:r>
      <w:proofErr w:type="spellEnd"/>
      <w:r w:rsidR="00FB5CCA">
        <w:t xml:space="preserve"> to test </w:t>
      </w:r>
      <w:r w:rsidR="00D83DEA">
        <w:t xml:space="preserve">an additional </w:t>
      </w:r>
      <w:r w:rsidR="00D83DEA" w:rsidRPr="001810EA">
        <w:t>5</w:t>
      </w:r>
      <w:r w:rsidR="00024A99" w:rsidRPr="001810EA">
        <w:t>8</w:t>
      </w:r>
      <w:r w:rsidR="00D83DEA">
        <w:t xml:space="preserve"> class predictions.</w:t>
      </w:r>
    </w:p>
    <w:p w14:paraId="517B0632" w14:textId="57C53958" w:rsidR="00F803FD" w:rsidRDefault="00F803FD" w:rsidP="00F803FD">
      <w:pPr>
        <w:pStyle w:val="Teaser"/>
        <w:rPr>
          <w:b/>
          <w:bCs/>
        </w:rPr>
      </w:pPr>
      <w:r>
        <w:rPr>
          <w:b/>
          <w:bCs/>
        </w:rPr>
        <w:t xml:space="preserve">Albuterol </w:t>
      </w:r>
      <w:r w:rsidRPr="00B21E4C">
        <w:rPr>
          <w:b/>
          <w:bCs/>
        </w:rPr>
        <w:t>increase</w:t>
      </w:r>
      <w:r w:rsidR="007A1917">
        <w:rPr>
          <w:b/>
          <w:bCs/>
        </w:rPr>
        <w:t>d</w:t>
      </w:r>
      <w:r w:rsidRPr="00B21E4C">
        <w:rPr>
          <w:b/>
          <w:bCs/>
        </w:rPr>
        <w:t xml:space="preserve"> the probability of sepsis for drugs with network associations to </w:t>
      </w:r>
      <w:r>
        <w:rPr>
          <w:b/>
          <w:bCs/>
        </w:rPr>
        <w:t>the albuterol</w:t>
      </w:r>
      <w:r w:rsidRPr="00B21E4C">
        <w:rPr>
          <w:b/>
          <w:bCs/>
        </w:rPr>
        <w:t>-binding protein</w:t>
      </w:r>
      <w:r>
        <w:rPr>
          <w:b/>
          <w:bCs/>
        </w:rPr>
        <w:t>, beta-2 adrenergic receptor 2 (ADRB2)</w:t>
      </w:r>
      <w:r w:rsidR="007A1917">
        <w:rPr>
          <w:b/>
          <w:bCs/>
        </w:rPr>
        <w:t xml:space="preserve"> in an observational study</w:t>
      </w:r>
    </w:p>
    <w:p w14:paraId="6576874D" w14:textId="6DFA0B1E" w:rsidR="00FB5CCA" w:rsidRDefault="00F803FD" w:rsidP="00F803FD">
      <w:pPr>
        <w:pStyle w:val="Teaser"/>
        <w:ind w:firstLine="720"/>
        <w:rPr>
          <w:rFonts w:eastAsia="Calibri"/>
        </w:rPr>
      </w:pPr>
      <w:r>
        <w:t xml:space="preserve">We first investigated the effect of albuterol </w:t>
      </w:r>
      <w:r w:rsidR="00386B2C">
        <w:t>on ADBR2 network drugs</w:t>
      </w:r>
      <w:r>
        <w:t>. PathFX identified network associations for 29 drugs with sepsis listed on the drugs’ labels</w:t>
      </w:r>
      <w:r w:rsidR="00045E73">
        <w:t xml:space="preserve">. </w:t>
      </w:r>
      <w:r>
        <w:t xml:space="preserve">From this </w:t>
      </w:r>
      <w:proofErr w:type="gramStart"/>
      <w:r>
        <w:t>29 drug</w:t>
      </w:r>
      <w:proofErr w:type="gramEnd"/>
      <w:r>
        <w:t xml:space="preserve"> set, two drugs, paroxetine and atropine, contained ADRB2</w:t>
      </w:r>
      <w:r w:rsidR="00372996">
        <w:t>, an albuterol drug target,</w:t>
      </w:r>
      <w:r w:rsidR="004C7893">
        <w:t xml:space="preserve"> downstream</w:t>
      </w:r>
      <w:r>
        <w:t xml:space="preserve"> in </w:t>
      </w:r>
      <w:r>
        <w:lastRenderedPageBreak/>
        <w:t xml:space="preserve">their networks and did not share other </w:t>
      </w:r>
      <w:r w:rsidR="00386B2C">
        <w:t>target</w:t>
      </w:r>
      <w:r>
        <w:t xml:space="preserve"> proteins with albuterol</w:t>
      </w:r>
      <w:r>
        <w:rPr>
          <w:rFonts w:eastAsia="Calibri"/>
        </w:rPr>
        <w:t xml:space="preserve">. Of the remaining 27 drugs, 18 drugs did not contain albuterol-binding proteins downstream in their networks nor share drug </w:t>
      </w:r>
      <w:r w:rsidR="00386B2C">
        <w:rPr>
          <w:rFonts w:eastAsia="Calibri"/>
        </w:rPr>
        <w:t>target</w:t>
      </w:r>
      <w:r>
        <w:rPr>
          <w:rFonts w:eastAsia="Calibri"/>
        </w:rPr>
        <w:t xml:space="preserve"> proteins with albuterol. </w:t>
      </w:r>
      <w:r w:rsidR="00644B06">
        <w:rPr>
          <w:rFonts w:eastAsia="Calibri"/>
        </w:rPr>
        <w:t>These 18 drugs were considered the non-ADRB2-net “class”</w:t>
      </w:r>
      <w:r w:rsidR="00045E73">
        <w:rPr>
          <w:rFonts w:eastAsia="Calibri"/>
        </w:rPr>
        <w:t xml:space="preserve"> (</w:t>
      </w:r>
      <w:r w:rsidR="00045E73">
        <w:rPr>
          <w:rFonts w:eastAsia="Calibri"/>
          <w:b/>
          <w:bCs/>
        </w:rPr>
        <w:t>Table S</w:t>
      </w:r>
      <w:r w:rsidR="00D83DEA">
        <w:rPr>
          <w:rFonts w:eastAsia="Calibri"/>
          <w:b/>
          <w:bCs/>
        </w:rPr>
        <w:t>2</w:t>
      </w:r>
      <w:r w:rsidR="00045E73">
        <w:rPr>
          <w:rFonts w:eastAsia="Calibri"/>
        </w:rPr>
        <w:t>).</w:t>
      </w:r>
      <w:r w:rsidR="00644B06">
        <w:rPr>
          <w:rFonts w:eastAsia="Calibri"/>
        </w:rPr>
        <w:t xml:space="preserve"> </w:t>
      </w:r>
      <w:r>
        <w:rPr>
          <w:rFonts w:eastAsia="Calibri"/>
        </w:rPr>
        <w:t xml:space="preserve">We hypothesized that </w:t>
      </w:r>
      <w:r w:rsidR="00386B2C">
        <w:rPr>
          <w:rFonts w:eastAsia="Calibri"/>
        </w:rPr>
        <w:t xml:space="preserve">concomitant use of </w:t>
      </w:r>
      <w:r>
        <w:rPr>
          <w:rFonts w:eastAsia="Calibri"/>
        </w:rPr>
        <w:t xml:space="preserve">albuterol </w:t>
      </w:r>
      <w:r w:rsidR="00386B2C">
        <w:rPr>
          <w:rFonts w:eastAsia="Calibri"/>
        </w:rPr>
        <w:t>would alter risk of sepsis for ADBR2-network drugs relative to non-ADBR2-network drugs.</w:t>
      </w:r>
    </w:p>
    <w:p w14:paraId="06504ED8" w14:textId="477C08F1" w:rsidR="00386B2C" w:rsidRDefault="00D83DEA" w:rsidP="00FB5CCA">
      <w:pPr>
        <w:pStyle w:val="Teaser"/>
        <w:ind w:firstLine="720"/>
      </w:pPr>
      <w:r>
        <w:t xml:space="preserve">For the first measurement, </w:t>
      </w:r>
      <w:r w:rsidR="00386B2C">
        <w:t>we measured the risk of sepsis for patients on ADBR2-network (“target” cohort) or non-ADBR2-network (“comparator” cohort) drugs</w:t>
      </w:r>
      <w:r w:rsidR="00F803FD">
        <w:t xml:space="preserve">. For the second </w:t>
      </w:r>
      <w:r w:rsidR="00386B2C">
        <w:t>measurement,</w:t>
      </w:r>
      <w:r w:rsidR="00F803FD">
        <w:t xml:space="preserve"> </w:t>
      </w:r>
      <w:r w:rsidR="00386B2C">
        <w:t>we measured the risk of sepsis for patients with an overlapping exposure to albuterol+ADBR2-network drugs (“target” cohort) or albuterol+</w:t>
      </w:r>
      <w:r w:rsidR="00386B2C" w:rsidRPr="00386B2C">
        <w:t xml:space="preserve"> </w:t>
      </w:r>
      <w:r w:rsidR="00386B2C">
        <w:t>non-ADBR2-network (“comparator” cohort) drugs.</w:t>
      </w:r>
      <w:r w:rsidR="00F803FD">
        <w:t xml:space="preserve"> </w:t>
      </w:r>
      <w:r w:rsidR="00386B2C">
        <w:t>To select patients with an overlapping exposure, we required</w:t>
      </w:r>
      <w:r w:rsidR="00F803FD">
        <w:t xml:space="preserve"> patients have an </w:t>
      </w:r>
      <w:r w:rsidR="00FB5CCA">
        <w:t>albuterol</w:t>
      </w:r>
      <w:r w:rsidR="00F803FD">
        <w:t xml:space="preserve"> “DRUG ERA” that started between the start and end of an exposure to either the </w:t>
      </w:r>
      <w:r w:rsidR="00386B2C">
        <w:t>ADBR2-network or non-ADBR2-network drugs</w:t>
      </w:r>
      <w:r w:rsidR="00F803FD">
        <w:t>.</w:t>
      </w:r>
      <w:r>
        <w:t xml:space="preserve"> The drug era is considered a sufficient proxy to estimate an exposure to an active ingredient and the details of this data table are further explained in </w:t>
      </w:r>
      <w:r>
        <w:rPr>
          <w:i/>
          <w:iCs/>
        </w:rPr>
        <w:t>Materials and Methods.</w:t>
      </w:r>
      <w:r w:rsidR="00F803FD">
        <w:t xml:space="preserve"> We further used large-scale propensity matching to estimate </w:t>
      </w:r>
      <w:proofErr w:type="spellStart"/>
      <w:r w:rsidR="00F803FD">
        <w:t>counfounding</w:t>
      </w:r>
      <w:proofErr w:type="spellEnd"/>
      <w:r w:rsidR="00F803FD">
        <w:t xml:space="preserve"> </w:t>
      </w:r>
      <w:r w:rsidR="00386B2C">
        <w:t>and then matched patients based on their p</w:t>
      </w:r>
      <w:r w:rsidR="00F803FD">
        <w:t xml:space="preserve">ropensity score </w:t>
      </w:r>
      <w:r w:rsidR="00386B2C">
        <w:t xml:space="preserve">to estimate </w:t>
      </w:r>
      <w:proofErr w:type="spellStart"/>
      <w:r w:rsidR="00386B2C">
        <w:t>relativel</w:t>
      </w:r>
      <w:proofErr w:type="spellEnd"/>
      <w:r w:rsidR="00386B2C">
        <w:t xml:space="preserve"> risk. Propensity </w:t>
      </w:r>
      <w:r w:rsidR="00F803FD">
        <w:t xml:space="preserve">matching </w:t>
      </w:r>
      <w:r w:rsidR="00C361F8">
        <w:t>aggregates</w:t>
      </w:r>
      <w:r w:rsidR="00F803FD">
        <w:t xml:space="preserve"> all available patient data in the health record including commonly-considered confounders such age, diagnoses, demographics as well as other data such as number of visits, time to visits,</w:t>
      </w:r>
      <w:r>
        <w:t xml:space="preserve"> that also reflect patient characteristics</w:t>
      </w:r>
      <w:r w:rsidR="00386B2C">
        <w:t xml:space="preserve"> </w:t>
      </w:r>
      <w:r w:rsidR="00386B2C">
        <w:rPr>
          <w:rFonts w:eastAsia="Calibri"/>
        </w:rPr>
        <w:t xml:space="preserve">{Tatonetti:2012dr, </w:t>
      </w:r>
      <w:proofErr w:type="spellStart"/>
      <w:r w:rsidR="00386B2C">
        <w:rPr>
          <w:rFonts w:eastAsia="Calibri"/>
        </w:rPr>
        <w:t>Sekhon:wd</w:t>
      </w:r>
      <w:proofErr w:type="spellEnd"/>
      <w:r w:rsidR="00386B2C">
        <w:rPr>
          <w:rFonts w:eastAsia="Calibri"/>
        </w:rPr>
        <w:t xml:space="preserve">, </w:t>
      </w:r>
      <w:proofErr w:type="spellStart"/>
      <w:r w:rsidR="00386B2C">
        <w:rPr>
          <w:rFonts w:eastAsia="Calibri"/>
        </w:rPr>
        <w:t>Tian:tj</w:t>
      </w:r>
      <w:proofErr w:type="spellEnd"/>
      <w:r w:rsidR="00386B2C">
        <w:rPr>
          <w:rFonts w:eastAsia="Calibri"/>
        </w:rPr>
        <w:t>}</w:t>
      </w:r>
      <w:r w:rsidR="00386B2C">
        <w:fldChar w:fldCharType="begin"/>
      </w:r>
      <w:r w:rsidR="00386B2C">
        <w:instrText xml:space="preserve"> ADDIN PAPERS2_CITATIONS &lt;citation&gt;&lt;priority&gt;0&lt;/priority&gt;&lt;uuid&gt;D11835E6-2A7E-49D4-97E3-3B20BDC195A5&lt;/uuid&gt;&lt;publications&gt;&lt;publication&gt;&lt;subtype&gt;400&lt;/subtype&gt;&lt;publisher&gt;American Association for the Advancement of Science&lt;/publisher&gt;&lt;title&gt;Data-driven prediction of drug effects and interactions.&lt;/title&gt;&lt;url&gt;http://stm.sciencemag.org/cgi/doi/10.1126/scitranslmed.3003377&lt;/url&gt;&lt;volume&gt;4&lt;/volume&gt;&lt;publication_date&gt;99201203141200000000222000&lt;/publication_date&gt;&lt;uuid&gt;8CE9453A-83E3-4095-8870-40D21C1828FC&lt;/uuid&gt;&lt;type&gt;400&lt;/type&gt;&lt;number&gt;125&lt;/number&gt;&lt;doi&gt;10.1126/scitranslmed.3003377&lt;/doi&gt;&lt;institution&gt;Biomedical Informatics Training Program, Stanford University, Stanford, CA 94305, USA.&lt;/institution&gt;&lt;startpage&gt;125ra31&lt;/startpage&gt;&lt;endpage&gt;125ra31&lt;/endpage&gt;&lt;bundle&gt;&lt;publication&gt;&lt;title&gt;Science translational medicine&lt;/title&gt;&lt;uuid&gt;975E568A-25A3-47B7-9363-C9CDBB169D35&lt;/uuid&gt;&lt;subtype&gt;-100&lt;/subtype&gt;&lt;type&gt;-100&lt;/type&gt;&lt;/publication&gt;&lt;/bundle&gt;&lt;authors&gt;&lt;author&gt;&lt;lastName&gt;Tatonetti&lt;/lastName&gt;&lt;firstName&gt;Nicholas&lt;/firstName&gt;&lt;middleNames&gt;P&lt;/middleNames&gt;&lt;/author&gt;&lt;author&gt;&lt;lastName&gt;Ye&lt;/lastName&gt;&lt;firstName&gt;Patrick&lt;/firstName&gt;&lt;middleNames&gt;P&lt;/middleNames&gt;&lt;/author&gt;&lt;author&gt;&lt;lastName&gt;Daneshjou&lt;/lastName&gt;&lt;firstName&gt;Roxana&lt;/firstName&gt;&lt;/author&gt;&lt;author&gt;&lt;lastName&gt;Altman&lt;/lastName&gt;&lt;firstName&gt;Russ&lt;/firstName&gt;&lt;middleNames&gt;B&lt;/middleNames&gt;&lt;/author&gt;&lt;/authors&gt;&lt;/publication&gt;&lt;publication&gt;&lt;subtype&gt;400&lt;/subtype&gt;&lt;title&gt;Multivariate and Propensity Score Matching Software with Automated Balance Optimization: The Matching Package for R&lt;/title&gt;&lt;url&gt;https://papers.ssrn.com/abstract=1009044&lt;/url&gt;&lt;uuid&gt;7C6C5E54-3F39-4BA5-857B-41E26B97B1BC&lt;/uuid&gt;&lt;type&gt;400&lt;/type&gt;&lt;authors&gt;&lt;author&gt;&lt;lastName&gt;Sekhon&lt;/lastName&gt;&lt;firstName&gt;Jasjeet&lt;/firstName&gt;&lt;middleNames&gt;S&lt;/middleNames&gt;&lt;/author&gt;&lt;/authors&gt;&lt;/publication&gt;&lt;publication&gt;&lt;subtype&gt;400&lt;/subtype&gt;&lt;title&gt;Evaluating large-scale propensity score performance through real-world and synthetic data experiments&lt;/title&gt;&lt;url&gt;https://academic.oup.com/ije/article-abstract/47/6/2005/5043131&lt;/url&gt;&lt;uuid&gt;C962F682-15BE-4383-B076-7A92F896AA05&lt;/uuid&gt;&lt;type&gt;400&lt;/type&gt;&lt;bundle&gt;&lt;publication&gt;&lt;title&gt;academic.oup.com</w:instrText>
      </w:r>
    </w:p>
    <w:p w14:paraId="51B86600" w14:textId="62B41D85" w:rsidR="00F803FD" w:rsidRPr="00F803FD" w:rsidRDefault="00386B2C" w:rsidP="00FB5CCA">
      <w:pPr>
        <w:pStyle w:val="Teaser"/>
        <w:ind w:firstLine="720"/>
      </w:pPr>
      <w:r>
        <w:instrText>&lt;/title&gt;&lt;uuid&gt;75605353-3CA8-4BA9-B072-FC2CAF07EDFE&lt;/uuid&gt;&lt;subtype&gt;-100&lt;/subtype&gt;&lt;type&gt;-100&lt;/type&gt;&lt;/publication&gt;&lt;/bundle&gt;&lt;authors&gt;&lt;author&gt;&lt;lastName&gt;Tian&lt;/lastName&gt;&lt;firstName&gt;Y&lt;/firstName&gt;&lt;/author&gt;&lt;author&gt;&lt;lastName&gt;of&lt;/lastName&gt;&lt;firstName&gt;MJ&lt;/firstName&gt;&lt;middleNames&gt;Schuemie International journal&lt;/middleNames&gt;&lt;/author&gt;&lt;author&gt;&lt;lastName&gt;2018&lt;/lastName&gt;&lt;/author&gt;&lt;/authors&gt;&lt;/publication&gt;&lt;/publications&gt;&lt;cites&gt;&lt;/cites&gt;&lt;/citation&gt;</w:instrText>
      </w:r>
      <w:r w:rsidR="002C2736">
        <w:fldChar w:fldCharType="separate"/>
      </w:r>
      <w:r>
        <w:fldChar w:fldCharType="end"/>
      </w:r>
      <w:r w:rsidR="00D83DEA">
        <w:t xml:space="preserve">. </w:t>
      </w:r>
      <w:r>
        <w:t>A</w:t>
      </w:r>
      <w:r w:rsidR="00F803FD">
        <w:t>fter</w:t>
      </w:r>
      <w:r>
        <w:t xml:space="preserve"> </w:t>
      </w:r>
      <w:r w:rsidR="00F803FD">
        <w:t>matching, we discovered good covariate balance between the target and comparator cohorts</w:t>
      </w:r>
      <w:r w:rsidR="00D83DEA">
        <w:t xml:space="preserve"> and sufficient patient attrition for measuring outcomes</w:t>
      </w:r>
      <w:r w:rsidR="00F803FD">
        <w:t xml:space="preserve"> (</w:t>
      </w:r>
      <w:r w:rsidR="00D83DEA" w:rsidRPr="004867FB">
        <w:rPr>
          <w:b/>
          <w:bCs/>
          <w:highlight w:val="yellow"/>
        </w:rPr>
        <w:t>Fig. S1., Table S3.</w:t>
      </w:r>
      <w:r w:rsidR="00F803FD">
        <w:t>).</w:t>
      </w:r>
    </w:p>
    <w:p w14:paraId="77A98CD2" w14:textId="4B57E550" w:rsidR="00F803FD" w:rsidRDefault="00F803FD" w:rsidP="00F803FD">
      <w:pPr>
        <w:pStyle w:val="Teaser"/>
        <w:ind w:firstLine="720"/>
      </w:pPr>
      <w:r>
        <w:t xml:space="preserve">We measured the relative risk of sepsis between these two drug </w:t>
      </w:r>
      <w:r w:rsidR="00F447C9">
        <w:t>classes</w:t>
      </w:r>
      <w:r>
        <w:t xml:space="preserve"> without a combination therapy</w:t>
      </w:r>
      <w:r w:rsidR="00FB5CCA">
        <w:t xml:space="preserve"> and with co-</w:t>
      </w:r>
      <w:proofErr w:type="spellStart"/>
      <w:r w:rsidR="00FB5CCA">
        <w:t>adminstration</w:t>
      </w:r>
      <w:proofErr w:type="spellEnd"/>
      <w:r w:rsidR="00FB5CCA">
        <w:t xml:space="preserve"> of </w:t>
      </w:r>
      <w:proofErr w:type="gramStart"/>
      <w:r w:rsidR="00FB5CCA">
        <w:t xml:space="preserve">albuterol  </w:t>
      </w:r>
      <w:r>
        <w:t>(</w:t>
      </w:r>
      <w:proofErr w:type="gramEnd"/>
      <w:r w:rsidRPr="00643502">
        <w:rPr>
          <w:b/>
          <w:bCs/>
        </w:rPr>
        <w:t>Fig. 4</w:t>
      </w:r>
      <w:r>
        <w:t xml:space="preserve">., </w:t>
      </w:r>
      <w:r>
        <w:rPr>
          <w:b/>
          <w:bCs/>
        </w:rPr>
        <w:t>Tab. 2</w:t>
      </w:r>
      <w:r>
        <w:t xml:space="preserve">). The </w:t>
      </w:r>
      <w:r w:rsidR="00486C8C">
        <w:t>relative risk</w:t>
      </w:r>
      <w:r>
        <w:t xml:space="preserve"> of sepsis occurring in the </w:t>
      </w:r>
      <w:r w:rsidR="00486C8C">
        <w:t>ADBR2-net class</w:t>
      </w:r>
      <w:r>
        <w:t xml:space="preserve"> is increased relative to the </w:t>
      </w:r>
      <w:r w:rsidR="00486C8C">
        <w:t>non-ADBR2-net class</w:t>
      </w:r>
      <w:r>
        <w:t xml:space="preserve"> when albuterol is used concurrently: HR=</w:t>
      </w:r>
      <w:r w:rsidR="00852881">
        <w:t xml:space="preserve">0.792 </w:t>
      </w:r>
      <w:r>
        <w:t>with the combination compared to HR=0.525 without the combination</w:t>
      </w:r>
      <w:r w:rsidR="00852881">
        <w:t xml:space="preserve"> and yielded an HR</w:t>
      </w:r>
      <w:r w:rsidR="00C361F8">
        <w:t>-</w:t>
      </w:r>
      <w:r w:rsidR="00852881">
        <w:t>ratio of 1.51</w:t>
      </w:r>
      <w:r>
        <w:t xml:space="preserve">. </w:t>
      </w:r>
      <w:r w:rsidR="008E5540">
        <w:t>The risk of sepsis from paroxetine or atropine</w:t>
      </w:r>
      <w:r w:rsidR="00951F2D">
        <w:t xml:space="preserve"> (</w:t>
      </w:r>
      <w:r w:rsidR="00C439CC">
        <w:t>ADBR2</w:t>
      </w:r>
      <w:r w:rsidR="00951F2D">
        <w:t>-network class)</w:t>
      </w:r>
      <w:r w:rsidR="008E5540">
        <w:t xml:space="preserve"> was less than </w:t>
      </w:r>
      <w:r w:rsidR="00486C8C">
        <w:t>non-ADBR2-net</w:t>
      </w:r>
      <w:r w:rsidR="00951F2D">
        <w:t>work</w:t>
      </w:r>
      <w:r w:rsidR="00486C8C">
        <w:t xml:space="preserve"> class</w:t>
      </w:r>
      <w:r w:rsidR="00951F2D">
        <w:t xml:space="preserve"> drugs</w:t>
      </w:r>
      <w:r w:rsidR="008E5540">
        <w:t>, however, the combined use of albuterol with paroxetine or atropine increase</w:t>
      </w:r>
      <w:r w:rsidR="00486C8C">
        <w:t>d</w:t>
      </w:r>
      <w:r w:rsidR="008E5540">
        <w:t xml:space="preserve"> the risk of sepsis relative to </w:t>
      </w:r>
      <w:r w:rsidR="00486C8C">
        <w:t>non-ADBR2-net</w:t>
      </w:r>
      <w:r w:rsidR="00951F2D">
        <w:t>work</w:t>
      </w:r>
      <w:r w:rsidR="00486C8C">
        <w:t xml:space="preserve"> </w:t>
      </w:r>
      <w:proofErr w:type="spellStart"/>
      <w:r w:rsidR="00486C8C">
        <w:t>classs</w:t>
      </w:r>
      <w:proofErr w:type="spellEnd"/>
      <w:r w:rsidR="008E5540">
        <w:t>.</w:t>
      </w:r>
      <w:r w:rsidR="00372996">
        <w:t xml:space="preserve"> </w:t>
      </w:r>
      <w:r w:rsidR="007E2E82">
        <w:t xml:space="preserve">We did not discover literature evidence supporting sepsis outcome in combined use of atropine or paroxetine with albuterol. A retrospective chart review supported that albuterol and atropine were both therapeutic options for systematic bradycardia </w:t>
      </w:r>
      <w:r w:rsidR="007E2E82" w:rsidRPr="007E2E82">
        <w:t>{Rollstin:2016hm}</w:t>
      </w:r>
      <w:r w:rsidR="00C361F8">
        <w:t>, suggesting that patients may have overlapping exposures to these drugs</w:t>
      </w:r>
      <w:r w:rsidR="007E2E82">
        <w:t xml:space="preserve">. A clinical trial in infants suffering from chronic lung disease observed that salbutamol (a synonym of albuterol) had no observable effect on patient sepsis </w:t>
      </w:r>
      <w:r w:rsidR="007E2E82" w:rsidRPr="007E2E82">
        <w:t>{Ng:2016jo}</w:t>
      </w:r>
      <w:r w:rsidR="00C361F8">
        <w:t>, further supporting that albuterol doesn’t affect sepsis when used alone</w:t>
      </w:r>
      <w:r w:rsidR="007E2E82">
        <w:t>.</w:t>
      </w:r>
    </w:p>
    <w:p w14:paraId="7426BF6C" w14:textId="2C08B8A3" w:rsidR="00CE5F77" w:rsidRDefault="00CE5F77" w:rsidP="005C7734">
      <w:pPr>
        <w:pStyle w:val="Teaser"/>
        <w:rPr>
          <w:b/>
          <w:bCs/>
        </w:rPr>
      </w:pPr>
      <w:r>
        <w:rPr>
          <w:b/>
          <w:bCs/>
        </w:rPr>
        <w:t>Aspirin increase</w:t>
      </w:r>
      <w:r w:rsidR="0054149D">
        <w:rPr>
          <w:b/>
          <w:bCs/>
        </w:rPr>
        <w:t>d</w:t>
      </w:r>
      <w:r>
        <w:rPr>
          <w:b/>
          <w:bCs/>
        </w:rPr>
        <w:t xml:space="preserve"> the </w:t>
      </w:r>
      <w:r w:rsidR="00B21E4C">
        <w:rPr>
          <w:b/>
          <w:bCs/>
        </w:rPr>
        <w:t>probability</w:t>
      </w:r>
      <w:r>
        <w:rPr>
          <w:b/>
          <w:bCs/>
        </w:rPr>
        <w:t xml:space="preserve"> of pancreatitis for drugs with network associations to aspirin</w:t>
      </w:r>
      <w:r w:rsidR="00420707">
        <w:rPr>
          <w:b/>
          <w:bCs/>
        </w:rPr>
        <w:t xml:space="preserve"> target</w:t>
      </w:r>
      <w:r>
        <w:rPr>
          <w:b/>
          <w:bCs/>
        </w:rPr>
        <w:t xml:space="preserve"> proteins</w:t>
      </w:r>
      <w:r w:rsidR="007A1917">
        <w:rPr>
          <w:b/>
          <w:bCs/>
        </w:rPr>
        <w:t xml:space="preserve"> in an observational study</w:t>
      </w:r>
    </w:p>
    <w:p w14:paraId="676BD81F" w14:textId="14616D1F" w:rsidR="008E5540" w:rsidRDefault="00CE5F77" w:rsidP="0082473B">
      <w:pPr>
        <w:pStyle w:val="Teaser"/>
        <w:ind w:firstLine="720"/>
      </w:pPr>
      <w:r>
        <w:t xml:space="preserve">We </w:t>
      </w:r>
      <w:r w:rsidR="00F803FD">
        <w:t xml:space="preserve">next </w:t>
      </w:r>
      <w:r>
        <w:t xml:space="preserve">investigated the effect of aspirin prescribed in combination with </w:t>
      </w:r>
      <w:r w:rsidR="00420707">
        <w:t xml:space="preserve">drug </w:t>
      </w:r>
      <w:r w:rsidR="002163B5">
        <w:t xml:space="preserve">network </w:t>
      </w:r>
      <w:r w:rsidR="00420707">
        <w:t>classes associated with aspirin target proteins</w:t>
      </w:r>
      <w:r>
        <w:t xml:space="preserve">. </w:t>
      </w:r>
      <w:r w:rsidR="00FB5CCA">
        <w:t xml:space="preserve">This analysis </w:t>
      </w:r>
      <w:r w:rsidR="008E5540">
        <w:t xml:space="preserve">was </w:t>
      </w:r>
      <w:proofErr w:type="gramStart"/>
      <w:r w:rsidR="008E5540">
        <w:t>similar to</w:t>
      </w:r>
      <w:proofErr w:type="gramEnd"/>
      <w:r w:rsidR="008E5540">
        <w:t xml:space="preserve"> the analysis of albuterol, except that </w:t>
      </w:r>
      <w:r w:rsidR="00420707">
        <w:t xml:space="preserve">we classified pancreatitis-associated drugs by </w:t>
      </w:r>
      <w:proofErr w:type="spellStart"/>
      <w:r w:rsidR="00420707">
        <w:t>asprin</w:t>
      </w:r>
      <w:proofErr w:type="spellEnd"/>
      <w:r w:rsidR="00420707">
        <w:t xml:space="preserve"> target proteins. We discovered downstream network proteins for </w:t>
      </w:r>
      <w:r>
        <w:t xml:space="preserve">80 drugs with </w:t>
      </w:r>
      <w:r w:rsidR="007A1917">
        <w:t xml:space="preserve">pancreatitis </w:t>
      </w:r>
      <w:r>
        <w:t xml:space="preserve">listed on </w:t>
      </w:r>
      <w:r w:rsidR="007A1917">
        <w:t>their</w:t>
      </w:r>
      <w:r>
        <w:t xml:space="preserve"> labels</w:t>
      </w:r>
      <w:r w:rsidR="007A1917">
        <w:t xml:space="preserve">. </w:t>
      </w:r>
      <w:r>
        <w:t xml:space="preserve">From this </w:t>
      </w:r>
      <w:proofErr w:type="gramStart"/>
      <w:r>
        <w:t>80 drug</w:t>
      </w:r>
      <w:proofErr w:type="gramEnd"/>
      <w:r>
        <w:t xml:space="preserve"> set, </w:t>
      </w:r>
      <w:r w:rsidR="005150C3">
        <w:t>eight</w:t>
      </w:r>
      <w:r>
        <w:t xml:space="preserve"> drug</w:t>
      </w:r>
      <w:r w:rsidR="0082473B">
        <w:t xml:space="preserve"> network</w:t>
      </w:r>
      <w:r>
        <w:t xml:space="preserve">s contained at least one of the </w:t>
      </w:r>
      <w:r w:rsidR="009A76DD">
        <w:t xml:space="preserve">following </w:t>
      </w:r>
      <w:r>
        <w:t>aspirin</w:t>
      </w:r>
      <w:r w:rsidR="00420707">
        <w:t xml:space="preserve"> target</w:t>
      </w:r>
      <w:r>
        <w:t xml:space="preserve"> proteins – </w:t>
      </w:r>
      <w:r w:rsidR="009A76DD">
        <w:t>tumor protein p53 (</w:t>
      </w:r>
      <w:r>
        <w:t>TP53</w:t>
      </w:r>
      <w:r w:rsidR="009A76DD">
        <w:t>)</w:t>
      </w:r>
      <w:r>
        <w:t>,</w:t>
      </w:r>
      <w:r w:rsidR="009A76DD">
        <w:t xml:space="preserve"> endothelin receptor type A</w:t>
      </w:r>
      <w:r>
        <w:t xml:space="preserve"> </w:t>
      </w:r>
      <w:r w:rsidR="009A76DD">
        <w:t>(</w:t>
      </w:r>
      <w:r>
        <w:t>EDRNA</w:t>
      </w:r>
      <w:r w:rsidR="009A76DD">
        <w:t>)</w:t>
      </w:r>
      <w:r>
        <w:t xml:space="preserve">, or </w:t>
      </w:r>
      <w:r w:rsidR="009A76DD">
        <w:t>nuclear factor of kappa light chain gene enhancer of B-cells, inhibitor alpha (</w:t>
      </w:r>
      <w:r>
        <w:t>NFKBIA</w:t>
      </w:r>
      <w:r w:rsidR="009A76DD">
        <w:t>)</w:t>
      </w:r>
      <w:r>
        <w:t xml:space="preserve"> –</w:t>
      </w:r>
      <w:r w:rsidR="0082473B">
        <w:t xml:space="preserve"> </w:t>
      </w:r>
      <w:r>
        <w:t xml:space="preserve">and did not share </w:t>
      </w:r>
      <w:r w:rsidR="00420707">
        <w:t>other aspirin target proteins</w:t>
      </w:r>
      <w:r w:rsidR="009A76DD">
        <w:t>.</w:t>
      </w:r>
      <w:r w:rsidR="007A1917">
        <w:t xml:space="preserve"> </w:t>
      </w:r>
      <w:r w:rsidR="00592DC0">
        <w:t>We classified these</w:t>
      </w:r>
      <w:r w:rsidR="007A1917">
        <w:t xml:space="preserve"> eight drugs </w:t>
      </w:r>
      <w:r w:rsidR="00592DC0">
        <w:t>as the</w:t>
      </w:r>
      <w:r w:rsidR="007A1917">
        <w:t xml:space="preserve"> “T-E-N-net” class.</w:t>
      </w:r>
      <w:r w:rsidR="009A76DD">
        <w:t xml:space="preserve"> Of the </w:t>
      </w:r>
      <w:r w:rsidR="009A76DD">
        <w:lastRenderedPageBreak/>
        <w:t xml:space="preserve">remaining 72 drugs, 28 drugs </w:t>
      </w:r>
      <w:r w:rsidR="00592DC0">
        <w:t>did not share aspirin target proteins or h</w:t>
      </w:r>
      <w:r w:rsidR="002163B5">
        <w:t>ave</w:t>
      </w:r>
      <w:r w:rsidR="00592DC0">
        <w:t xml:space="preserve"> downstream connections to aspirin target proteins</w:t>
      </w:r>
      <w:r w:rsidR="009A76DD">
        <w:t xml:space="preserve">. </w:t>
      </w:r>
      <w:r w:rsidR="007A1917">
        <w:t xml:space="preserve">We </w:t>
      </w:r>
      <w:r w:rsidR="00592DC0">
        <w:t>classified these</w:t>
      </w:r>
      <w:r w:rsidR="007A1917">
        <w:t xml:space="preserve"> 28 drugs as the “non-T-E-N-net” class. All drugs in both classes are listed in</w:t>
      </w:r>
      <w:r w:rsidR="00C1710A">
        <w:t xml:space="preserve"> </w:t>
      </w:r>
      <w:r w:rsidR="00045E73">
        <w:rPr>
          <w:rFonts w:eastAsia="Calibri"/>
          <w:b/>
          <w:bCs/>
        </w:rPr>
        <w:t>Table S</w:t>
      </w:r>
      <w:r w:rsidR="007A1917">
        <w:rPr>
          <w:rFonts w:eastAsia="Calibri"/>
          <w:b/>
          <w:bCs/>
        </w:rPr>
        <w:t>4</w:t>
      </w:r>
      <w:r w:rsidR="00045E73">
        <w:rPr>
          <w:rFonts w:eastAsia="Calibri"/>
        </w:rPr>
        <w:t xml:space="preserve">. </w:t>
      </w:r>
      <w:r w:rsidR="008E5540">
        <w:t xml:space="preserve">We hypothesized that aspirin would increase the risk of </w:t>
      </w:r>
      <w:r w:rsidR="007A1917">
        <w:t>pancreatitis</w:t>
      </w:r>
      <w:r w:rsidR="008E5540">
        <w:t xml:space="preserve"> when co-administered with the </w:t>
      </w:r>
      <w:r w:rsidR="007A1917">
        <w:t>T-E-N-net class but not with the non-T-E-N-net class</w:t>
      </w:r>
      <w:r w:rsidR="008E5540">
        <w:t>.</w:t>
      </w:r>
    </w:p>
    <w:p w14:paraId="3F5931C9" w14:textId="072DE27D" w:rsidR="007802ED" w:rsidRDefault="008E5540" w:rsidP="0082473B">
      <w:pPr>
        <w:pStyle w:val="Teaser"/>
        <w:ind w:firstLine="720"/>
      </w:pPr>
      <w:r>
        <w:t>As above, w</w:t>
      </w:r>
      <w:r w:rsidR="003A4A71">
        <w:t xml:space="preserve">e </w:t>
      </w:r>
      <w:r w:rsidR="007A1917">
        <w:t>extracted</w:t>
      </w:r>
      <w:r w:rsidR="003A4A71">
        <w:t xml:space="preserve"> p</w:t>
      </w:r>
      <w:r w:rsidR="009A76DD">
        <w:t>atients</w:t>
      </w:r>
      <w:r w:rsidR="003A4A71">
        <w:t xml:space="preserve"> from the Optum dataset</w:t>
      </w:r>
      <w:r w:rsidR="009A76DD">
        <w:t xml:space="preserve"> </w:t>
      </w:r>
      <w:r w:rsidR="003A4A71">
        <w:t>to be used</w:t>
      </w:r>
      <w:r w:rsidR="009A76DD">
        <w:t xml:space="preserve"> in the </w:t>
      </w:r>
      <w:r w:rsidR="00643502">
        <w:t xml:space="preserve">target/comparator </w:t>
      </w:r>
      <w:r w:rsidR="009A76DD">
        <w:t>cohort</w:t>
      </w:r>
      <w:r w:rsidR="00643502">
        <w:t>s</w:t>
      </w:r>
      <w:r w:rsidR="009A76DD">
        <w:t xml:space="preserve"> if they had </w:t>
      </w:r>
      <w:r w:rsidR="00643502">
        <w:t xml:space="preserve">an exposure to </w:t>
      </w:r>
      <w:r w:rsidR="007A1917">
        <w:t>the T-E-N-net/non-T-E-N-net classes, respectively.</w:t>
      </w:r>
      <w:r w:rsidR="00643502">
        <w:t xml:space="preserve"> </w:t>
      </w:r>
      <w:r>
        <w:t xml:space="preserve">We defined combined exposure cohorts as mentioned previously, except that patients were required to have a drug exposure to aspirin that overlapped with an exposure to the </w:t>
      </w:r>
      <w:r w:rsidR="007A1917">
        <w:t>T-E-N-net or non-T-E-N-net classes</w:t>
      </w:r>
      <w:r>
        <w:t>. We also used propensity score analysis and patient-matching to calculate the relative risk of pancreatitis with the aspirin combination.</w:t>
      </w:r>
      <w:r w:rsidR="007A1917">
        <w:t xml:space="preserve"> Again, we had sufficient patient attrition and covariate balance to pursue further analysis </w:t>
      </w:r>
      <w:r w:rsidR="002163B5">
        <w:t>(</w:t>
      </w:r>
      <w:r w:rsidR="007A1917" w:rsidRPr="007A1917">
        <w:rPr>
          <w:b/>
          <w:bCs/>
        </w:rPr>
        <w:t>Fig. S2., Table S5.</w:t>
      </w:r>
      <w:r w:rsidR="007A1917" w:rsidRPr="007A1917">
        <w:t>).</w:t>
      </w:r>
    </w:p>
    <w:p w14:paraId="5381B4A0" w14:textId="11B31C9F" w:rsidR="00C47FC6" w:rsidRDefault="00B15BA3" w:rsidP="00333114">
      <w:pPr>
        <w:pStyle w:val="Teaser"/>
        <w:ind w:firstLine="720"/>
      </w:pPr>
      <w:r>
        <w:t xml:space="preserve">After designing cohorts and looking for covariate balance, </w:t>
      </w:r>
      <w:proofErr w:type="gramStart"/>
      <w:r>
        <w:t xml:space="preserve">we  </w:t>
      </w:r>
      <w:r w:rsidR="00643502">
        <w:t>measured</w:t>
      </w:r>
      <w:proofErr w:type="gramEnd"/>
      <w:r w:rsidR="00643502">
        <w:t xml:space="preserve"> hazard ratios for patients in these groups (</w:t>
      </w:r>
      <w:r w:rsidR="00643502" w:rsidRPr="00643502">
        <w:rPr>
          <w:b/>
          <w:bCs/>
        </w:rPr>
        <w:t>Fig. 4</w:t>
      </w:r>
      <w:r w:rsidR="00643502">
        <w:t>.</w:t>
      </w:r>
      <w:r w:rsidR="00A442C5">
        <w:t xml:space="preserve">, </w:t>
      </w:r>
      <w:r w:rsidR="00A442C5">
        <w:rPr>
          <w:b/>
          <w:bCs/>
        </w:rPr>
        <w:t>Tab. 2</w:t>
      </w:r>
      <w:r w:rsidR="00643502">
        <w:t>)</w:t>
      </w:r>
      <w:r>
        <w:t xml:space="preserve"> using cox proportional hazards</w:t>
      </w:r>
      <w:r w:rsidR="00B21E4C">
        <w:t xml:space="preserve">. The probability of pancreatitis occurring in the </w:t>
      </w:r>
      <w:r w:rsidR="00831EE8">
        <w:t>T-E-N-net class</w:t>
      </w:r>
      <w:r w:rsidR="00B21E4C">
        <w:t xml:space="preserve"> increased relative to the </w:t>
      </w:r>
      <w:r w:rsidR="00831EE8">
        <w:t>non-T-E-N-net class</w:t>
      </w:r>
      <w:r w:rsidR="00B21E4C">
        <w:t xml:space="preserve"> when aspirin is used </w:t>
      </w:r>
      <w:r w:rsidR="00EE7F3D">
        <w:t>c</w:t>
      </w:r>
      <w:r w:rsidR="00B21E4C">
        <w:t>oncurrently</w:t>
      </w:r>
      <w:r w:rsidR="00A442C5">
        <w:t>: HR = 1.01 with the combination compared to HR=0.580 without the combination</w:t>
      </w:r>
      <w:r w:rsidR="00A9386D">
        <w:t xml:space="preserve"> and yielded an HR</w:t>
      </w:r>
      <w:r w:rsidR="00E51C65">
        <w:t>-</w:t>
      </w:r>
      <w:r w:rsidR="00A9386D">
        <w:t>ratio of 1.74</w:t>
      </w:r>
      <w:r w:rsidR="00A442C5">
        <w:t xml:space="preserve">. </w:t>
      </w:r>
      <w:r>
        <w:t>Th</w:t>
      </w:r>
      <w:r w:rsidR="008E5540">
        <w:t xml:space="preserve">e </w:t>
      </w:r>
      <w:r w:rsidR="00AE7CE1">
        <w:t xml:space="preserve">T-E-N-net class </w:t>
      </w:r>
      <w:r w:rsidR="008E5540">
        <w:t>had</w:t>
      </w:r>
      <w:r>
        <w:t xml:space="preserve"> a </w:t>
      </w:r>
      <w:r w:rsidR="00AE7CE1">
        <w:t xml:space="preserve">relatively </w:t>
      </w:r>
      <w:r>
        <w:t>lower risk of pancreatitis</w:t>
      </w:r>
      <w:r w:rsidR="008E5540">
        <w:t xml:space="preserve"> relative to the </w:t>
      </w:r>
      <w:r w:rsidR="00AE7CE1">
        <w:t>non-T-E-N-net class,</w:t>
      </w:r>
      <w:r>
        <w:t xml:space="preserve"> </w:t>
      </w:r>
      <w:r w:rsidR="008E5540">
        <w:t>and</w:t>
      </w:r>
      <w:r>
        <w:t xml:space="preserve"> the addition of aspirin </w:t>
      </w:r>
      <w:r w:rsidR="008E5540">
        <w:t>increased</w:t>
      </w:r>
      <w:r>
        <w:t xml:space="preserve"> the relative risk of the </w:t>
      </w:r>
      <w:r w:rsidR="00AE7CE1">
        <w:t xml:space="preserve">T-E-N-net class </w:t>
      </w:r>
      <w:r w:rsidR="008E5540">
        <w:t>compared</w:t>
      </w:r>
      <w:r>
        <w:t xml:space="preserve"> to the </w:t>
      </w:r>
      <w:r w:rsidR="00AE7CE1">
        <w:t>non-T-E-N-net class</w:t>
      </w:r>
      <w:r>
        <w:t>.</w:t>
      </w:r>
      <w:r w:rsidR="00372996">
        <w:t xml:space="preserve"> The change in relative risk of drugs with network associations to the combo drug in these two cases encouraged us to pursue further validation.</w:t>
      </w:r>
      <w:r w:rsidR="00C47FC6">
        <w:t xml:space="preserve"> Aspirin inhibits prostaglandins and inhibits pancreas ductal permeability</w:t>
      </w:r>
      <w:r w:rsidR="00C47FC6" w:rsidRPr="00C47FC6">
        <w:t xml:space="preserve"> {Hung:2014cy}</w:t>
      </w:r>
      <w:r w:rsidR="00E51C65">
        <w:t>, suggesting that aspirin could exacerbate pancreatitis when used in combination with other drugs associated with this AR</w:t>
      </w:r>
      <w:r w:rsidR="00C47FC6">
        <w:t>.</w:t>
      </w:r>
      <w:r w:rsidR="00333114">
        <w:t xml:space="preserve"> </w:t>
      </w:r>
      <w:r w:rsidR="00C47FC6">
        <w:t xml:space="preserve">A case report of a </w:t>
      </w:r>
      <w:proofErr w:type="gramStart"/>
      <w:r w:rsidR="00C47FC6">
        <w:t>50-year old</w:t>
      </w:r>
      <w:proofErr w:type="gramEnd"/>
      <w:r w:rsidR="00C47FC6">
        <w:t xml:space="preserve"> woman experiencing pancreatitis included that aspirin and aripiprazole were both used </w:t>
      </w:r>
      <w:proofErr w:type="spellStart"/>
      <w:r w:rsidR="00C47FC6">
        <w:t>concomittently</w:t>
      </w:r>
      <w:proofErr w:type="spellEnd"/>
      <w:r w:rsidR="00C47FC6">
        <w:t>, though the case report concluded that the pancreatitis may have been due to a third medication</w:t>
      </w:r>
      <w:r w:rsidR="00C47FC6" w:rsidRPr="00C47FC6">
        <w:t xml:space="preserve"> {Audia:2008gq}</w:t>
      </w:r>
      <w:r w:rsidR="00C47FC6">
        <w:t>.</w:t>
      </w:r>
      <w:r w:rsidR="00333114">
        <w:t xml:space="preserve"> However, our network classification predicted a DDI of pancreatitis for combined use of aspirin and aripiprazole, suggesting an alternative explanation for the patient’s pancreatitis outcome.</w:t>
      </w:r>
    </w:p>
    <w:p w14:paraId="1B865FB9" w14:textId="4F71955E" w:rsidR="00372996" w:rsidRPr="00372996" w:rsidRDefault="00372996" w:rsidP="00372996">
      <w:pPr>
        <w:pStyle w:val="Teaser"/>
        <w:rPr>
          <w:b/>
          <w:bCs/>
        </w:rPr>
      </w:pPr>
      <w:r w:rsidRPr="00372996">
        <w:rPr>
          <w:b/>
          <w:bCs/>
        </w:rPr>
        <w:t>Further discovery of drug interactions based on network associations.</w:t>
      </w:r>
    </w:p>
    <w:p w14:paraId="76CD9E6A" w14:textId="7E095509" w:rsidR="009263E8" w:rsidRDefault="00FD2766" w:rsidP="005C7734">
      <w:pPr>
        <w:pStyle w:val="Teaser"/>
      </w:pPr>
      <w:r>
        <w:t xml:space="preserve">We </w:t>
      </w:r>
      <w:r w:rsidR="00927046">
        <w:t>sought validation</w:t>
      </w:r>
      <w:r w:rsidR="004E1DBE">
        <w:t xml:space="preserve"> for </w:t>
      </w:r>
      <w:r>
        <w:t>an addition</w:t>
      </w:r>
      <w:r w:rsidR="0080324D">
        <w:t>al</w:t>
      </w:r>
      <w:r>
        <w:t xml:space="preserve"> </w:t>
      </w:r>
      <w:r w:rsidRPr="00D50A81">
        <w:t>5</w:t>
      </w:r>
      <w:r w:rsidR="00D50A81" w:rsidRPr="00D50A81">
        <w:t>8</w:t>
      </w:r>
      <w:r>
        <w:t xml:space="preserve"> </w:t>
      </w:r>
      <w:r w:rsidR="00927046">
        <w:t xml:space="preserve">predicted network-class </w:t>
      </w:r>
      <w:r w:rsidR="004E1DBE">
        <w:t>DDIs (</w:t>
      </w:r>
      <w:r w:rsidR="004E1DBE" w:rsidRPr="004E1DBE">
        <w:rPr>
          <w:b/>
          <w:bCs/>
        </w:rPr>
        <w:t>Table S6</w:t>
      </w:r>
      <w:r w:rsidR="004E1DBE" w:rsidRPr="004E1DBE">
        <w:t>.</w:t>
      </w:r>
      <w:r w:rsidR="004E1DBE">
        <w:t>)</w:t>
      </w:r>
      <w:r>
        <w:t xml:space="preserve"> using </w:t>
      </w:r>
      <w:r w:rsidR="00824079">
        <w:t xml:space="preserve">the </w:t>
      </w:r>
      <w:r>
        <w:rPr>
          <w:i/>
          <w:iCs/>
        </w:rPr>
        <w:t xml:space="preserve">clinical language model based representations </w:t>
      </w:r>
      <w:r>
        <w:t xml:space="preserve">(CLMBR) </w:t>
      </w:r>
      <w:proofErr w:type="gramStart"/>
      <w:r>
        <w:t>method</w:t>
      </w:r>
      <w:r>
        <w:rPr>
          <w:rFonts w:eastAsia="Calibri"/>
        </w:rPr>
        <w:t>{</w:t>
      </w:r>
      <w:proofErr w:type="spellStart"/>
      <w:proofErr w:type="gramEnd"/>
      <w:r>
        <w:rPr>
          <w:rFonts w:eastAsia="Calibri"/>
        </w:rPr>
        <w:t>Steinberg:ts</w:t>
      </w:r>
      <w:proofErr w:type="spellEnd"/>
      <w:r>
        <w:rPr>
          <w:rFonts w:eastAsia="Calibri"/>
        </w:rPr>
        <w:t>}</w:t>
      </w:r>
      <w:r w:rsidR="004E1DBE">
        <w:rPr>
          <w:rFonts w:eastAsia="Calibri"/>
        </w:rPr>
        <w:t>, propensity score matching to adjust for confounding, and Cox regression models</w:t>
      </w:r>
      <w:r>
        <w:t>. CLMBR</w:t>
      </w:r>
      <w:r w:rsidR="00AB4418">
        <w:t xml:space="preserve"> is a representation learning technique </w:t>
      </w:r>
      <w:r w:rsidR="00824079">
        <w:t>used</w:t>
      </w:r>
      <w:r w:rsidR="000436ED">
        <w:t xml:space="preserve"> to consolidate patient data prior to using additional machine learning</w:t>
      </w:r>
      <w:r w:rsidR="00824079">
        <w:t xml:space="preserve"> to predict patient outcomes</w:t>
      </w:r>
      <w:r w:rsidR="004E1DBE">
        <w:t xml:space="preserve"> that</w:t>
      </w:r>
      <w:r w:rsidR="00824079">
        <w:t xml:space="preserve"> outperformed other representations</w:t>
      </w:r>
      <w:r>
        <w:t xml:space="preserve"> </w:t>
      </w:r>
      <w:r w:rsidR="00824079">
        <w:t>in</w:t>
      </w:r>
      <w:r>
        <w:t xml:space="preserve"> prediction accuracy on five relevant clinical tasks</w:t>
      </w:r>
      <w:r w:rsidR="009263E8">
        <w:t xml:space="preserve"> </w:t>
      </w:r>
      <w:r w:rsidR="009263E8">
        <w:rPr>
          <w:rFonts w:eastAsia="Calibri"/>
        </w:rPr>
        <w:t>{</w:t>
      </w:r>
      <w:proofErr w:type="spellStart"/>
      <w:r w:rsidR="009263E8">
        <w:rPr>
          <w:rFonts w:eastAsia="Calibri"/>
        </w:rPr>
        <w:t>Steinberg:ts</w:t>
      </w:r>
      <w:proofErr w:type="spellEnd"/>
      <w:r w:rsidR="009263E8">
        <w:rPr>
          <w:rFonts w:eastAsia="Calibri"/>
        </w:rPr>
        <w:t>}</w:t>
      </w:r>
      <w:r>
        <w:t>.</w:t>
      </w:r>
      <w:r w:rsidR="004E1DBE">
        <w:t xml:space="preserve"> Precomputed CLMBR representations enabled more rapid cohort definitions and HR</w:t>
      </w:r>
      <w:r w:rsidR="00D82DE4">
        <w:t>-ratio</w:t>
      </w:r>
      <w:r w:rsidR="004E1DBE">
        <w:t xml:space="preserve"> estimation than </w:t>
      </w:r>
      <w:proofErr w:type="spellStart"/>
      <w:r w:rsidR="004E1DBE">
        <w:t>CohortMethod</w:t>
      </w:r>
      <w:proofErr w:type="spellEnd"/>
      <w:r w:rsidR="004E1DBE">
        <w:t>.</w:t>
      </w:r>
      <w:r w:rsidR="009263E8">
        <w:t xml:space="preserve"> </w:t>
      </w:r>
      <w:proofErr w:type="gramStart"/>
      <w:r w:rsidR="00136A4B">
        <w:t>Similar to</w:t>
      </w:r>
      <w:proofErr w:type="gramEnd"/>
      <w:r w:rsidR="00136A4B">
        <w:t xml:space="preserve"> before, we included patients in our baseline/combo analysis if they had exposure to drugs in the network or non-network classes with/without the predicted combo drug, respectively. We measured HRs </w:t>
      </w:r>
      <w:r w:rsidR="00D82DE4">
        <w:t>between network and non-network drug classes with and without drug combinations.</w:t>
      </w:r>
      <w:r w:rsidR="00E75F75">
        <w:t xml:space="preserve"> </w:t>
      </w:r>
      <w:commentRangeStart w:id="2"/>
      <w:r w:rsidR="00E75F75">
        <w:t>This second pipeline also used propensity score matching to control for confounding variable</w:t>
      </w:r>
      <w:commentRangeEnd w:id="2"/>
      <w:r w:rsidR="006A31DD">
        <w:rPr>
          <w:rStyle w:val="CommentReference"/>
        </w:rPr>
        <w:commentReference w:id="2"/>
      </w:r>
      <w:r w:rsidR="00E75F75">
        <w:t>s</w:t>
      </w:r>
      <w:r w:rsidR="006A31DD">
        <w:t>.</w:t>
      </w:r>
    </w:p>
    <w:p w14:paraId="149F7118" w14:textId="0A4076CF" w:rsidR="002A6D60" w:rsidRDefault="006A31DD" w:rsidP="005C7734">
      <w:pPr>
        <w:pStyle w:val="Teaser"/>
      </w:pPr>
      <w:proofErr w:type="gramStart"/>
      <w:r>
        <w:t>Similar to</w:t>
      </w:r>
      <w:proofErr w:type="gramEnd"/>
      <w:r>
        <w:t xml:space="preserve"> the</w:t>
      </w:r>
      <w:r w:rsidR="00852881">
        <w:t xml:space="preserve"> two </w:t>
      </w:r>
      <w:r>
        <w:t>cases</w:t>
      </w:r>
      <w:r w:rsidR="00852881">
        <w:t xml:space="preserve"> outlined above, </w:t>
      </w:r>
      <w:r>
        <w:t>we measured the relative risk between the net-GENE and non-net-GENE classes with and without the predicted combination drug for the 5</w:t>
      </w:r>
      <w:r w:rsidR="000A355D">
        <w:t>8</w:t>
      </w:r>
      <w:r>
        <w:t xml:space="preserve"> remaining class predictions</w:t>
      </w:r>
      <w:r w:rsidR="000A355D">
        <w:t xml:space="preserve"> (</w:t>
      </w:r>
      <w:r w:rsidR="000A355D" w:rsidRPr="000A355D">
        <w:rPr>
          <w:b/>
          <w:bCs/>
        </w:rPr>
        <w:t>Table S6</w:t>
      </w:r>
      <w:r w:rsidR="000A355D">
        <w:t>)</w:t>
      </w:r>
      <w:r>
        <w:t xml:space="preserve">. Not surprisingly because our drug interaction predictions </w:t>
      </w:r>
      <w:r>
        <w:lastRenderedPageBreak/>
        <w:t xml:space="preserve">are rare, we were unable to generate sufficient patient cohorts to measure HRs for all predicted classes. For 21 of the 58 total </w:t>
      </w:r>
      <w:proofErr w:type="gramStart"/>
      <w:r>
        <w:t>classes</w:t>
      </w:r>
      <w:proofErr w:type="gramEnd"/>
      <w:r>
        <w:t xml:space="preserve"> we had sufficient patients to</w:t>
      </w:r>
      <w:r w:rsidR="004632F7">
        <w:t xml:space="preserve"> measure HR between the net-GENE and non-net-GENE classes and for 8 of these cases, there were also sufficient patients to measure HRs between drug classes with the predicted combination drugs</w:t>
      </w:r>
      <w:r w:rsidR="000A355D">
        <w:t xml:space="preserve"> (</w:t>
      </w:r>
      <w:r w:rsidR="000A355D" w:rsidRPr="000A355D">
        <w:rPr>
          <w:b/>
          <w:bCs/>
        </w:rPr>
        <w:t>Fig. S3</w:t>
      </w:r>
      <w:r w:rsidR="000A355D">
        <w:t>)</w:t>
      </w:r>
      <w:r w:rsidR="004632F7">
        <w:t>.</w:t>
      </w:r>
      <w:r w:rsidR="00B169C1">
        <w:t xml:space="preserve"> For the 8 classes we measured the change in Cox coefficient to estimate effects of the predicted DDIs (</w:t>
      </w:r>
      <w:r w:rsidR="00B169C1" w:rsidRPr="00B169C1">
        <w:rPr>
          <w:b/>
          <w:bCs/>
        </w:rPr>
        <w:t>Table 3, Fig. S4</w:t>
      </w:r>
      <w:r w:rsidR="00B169C1">
        <w:t>).</w:t>
      </w:r>
      <w:r w:rsidR="002A6D60">
        <w:t xml:space="preserve"> These DDI effects were moderate with HR-ratios that ranged from 0.85-1.17. The highest HR-ratio, 1.17, was measured for drug-induced hypertension associated with p</w:t>
      </w:r>
      <w:r w:rsidR="002A6D60" w:rsidRPr="002A6D60">
        <w:t>roopiomelanocortin</w:t>
      </w:r>
      <w:r w:rsidR="002A6D60">
        <w:t xml:space="preserve"> (POMC) network class drugs used in combination with loperamide, used to treat diarrhea. The lowest HR-ratio, 0.85, was measured for from drug-induced hypertension associated with prostaglandin E receptor 4 (</w:t>
      </w:r>
      <w:r w:rsidR="002A6D60" w:rsidRPr="002A6D60">
        <w:t>PTGER4</w:t>
      </w:r>
      <w:r w:rsidR="002A6D60">
        <w:t>) network class drugs used in combination with m</w:t>
      </w:r>
      <w:r w:rsidR="002A6D60" w:rsidRPr="002A6D60">
        <w:t>isoprostol</w:t>
      </w:r>
      <w:r w:rsidR="002A6D60">
        <w:t>, used to treat stomach ulcers. This result suggests a protective effect of misoprostol for the PTGER4 network drug class.</w:t>
      </w:r>
    </w:p>
    <w:p w14:paraId="1CD30A1E" w14:textId="77777777" w:rsidR="00AE7CE1" w:rsidRPr="004542A3" w:rsidRDefault="00AE7CE1" w:rsidP="005C7734">
      <w:pPr>
        <w:pStyle w:val="Teaser"/>
      </w:pPr>
    </w:p>
    <w:p w14:paraId="43B8CD44" w14:textId="6645708F" w:rsidR="007938B8" w:rsidRPr="007938B8" w:rsidRDefault="007938B8" w:rsidP="007938B8">
      <w:pPr>
        <w:pStyle w:val="Teaser"/>
        <w:rPr>
          <w:b/>
          <w:bCs/>
        </w:rPr>
      </w:pPr>
      <w:r>
        <w:rPr>
          <w:b/>
          <w:bCs/>
        </w:rPr>
        <w:t>Discussion</w:t>
      </w:r>
    </w:p>
    <w:p w14:paraId="1FEB9FB8" w14:textId="5EC64B03" w:rsidR="00927046" w:rsidRDefault="004542A3" w:rsidP="00C75A46">
      <w:pPr>
        <w:pStyle w:val="Paragraph"/>
        <w:ind w:firstLine="0"/>
      </w:pPr>
      <w:r>
        <w:t xml:space="preserve">We </w:t>
      </w:r>
      <w:r w:rsidR="00927046">
        <w:t>predicted drug-drug interactions (DDIs) using a network mechanism and validated these predictions using DDI databases and novel observational studies. We first extracted a novel dataset of drug-averse reaction (AR) pairs using data extracted from drug labels.</w:t>
      </w:r>
      <w:r w:rsidR="00E2045B">
        <w:t xml:space="preserve"> This dataset was crucial to our analysis and will be valuable to other </w:t>
      </w:r>
      <w:r w:rsidR="00C12A61">
        <w:t>investigations</w:t>
      </w:r>
      <w:r w:rsidR="00E2045B">
        <w:t xml:space="preserve"> </w:t>
      </w:r>
      <w:r w:rsidR="00C12A61">
        <w:t>of</w:t>
      </w:r>
      <w:r w:rsidR="00E2045B">
        <w:t xml:space="preserve"> drug ARs.</w:t>
      </w:r>
      <w:r w:rsidR="00927046">
        <w:t xml:space="preserve"> We used network analysis to discover downstream proteins associated with ARs</w:t>
      </w:r>
      <w:r w:rsidR="00E2045B">
        <w:t>, reclassified drugs by their</w:t>
      </w:r>
      <w:r w:rsidR="00927046">
        <w:t xml:space="preserve"> downstream proteins</w:t>
      </w:r>
      <w:r w:rsidR="00E2045B">
        <w:t xml:space="preserve">, and predicted DDIs based on network </w:t>
      </w:r>
      <w:r w:rsidR="00287114">
        <w:t>classification</w:t>
      </w:r>
      <w:r w:rsidR="00663E54">
        <w:t>.</w:t>
      </w:r>
      <w:r w:rsidR="00927046">
        <w:t xml:space="preserve"> We demonstrated high sensitivity for detecting rare DDIs </w:t>
      </w:r>
      <w:r w:rsidR="00E2045B">
        <w:t xml:space="preserve">using a network mechanism, further supporting that </w:t>
      </w:r>
      <w:r w:rsidR="00287114">
        <w:t xml:space="preserve">rare or emerging drug-drug effects may </w:t>
      </w:r>
      <w:r w:rsidR="00FA2E99">
        <w:t>scenarios where drugs do not share protein targets</w:t>
      </w:r>
      <w:r w:rsidR="00287114">
        <w:t>.</w:t>
      </w:r>
      <w:r w:rsidR="00663E54">
        <w:t xml:space="preserve"> </w:t>
      </w:r>
      <w:r w:rsidR="00287114">
        <w:t>Compared to other network approaches, o</w:t>
      </w:r>
      <w:r w:rsidR="00663E54">
        <w:t xml:space="preserve">ur analysis was, to our knowledge, unique in the requirement that we </w:t>
      </w:r>
      <w:r w:rsidR="00E2045B">
        <w:t>excluded</w:t>
      </w:r>
      <w:r w:rsidR="00663E54">
        <w:t xml:space="preserve"> drugs with shared protein targets.</w:t>
      </w:r>
      <w:r w:rsidR="00287114">
        <w:t xml:space="preserve"> This allowed us to exclusively explore DDIs that resulted from downstream effects and not a shared protein mechanism.</w:t>
      </w:r>
      <w:r w:rsidR="00663E54">
        <w:t xml:space="preserve"> </w:t>
      </w:r>
      <w:r w:rsidR="00287114">
        <w:t>We validated DDI predictions for albuterol and aspirin based on network classification</w:t>
      </w:r>
      <w:r w:rsidR="00FA2E99">
        <w:t xml:space="preserve"> and 8 additional DDI effects using novel observational studies</w:t>
      </w:r>
      <w:r w:rsidR="00287114">
        <w:t xml:space="preserve">. </w:t>
      </w:r>
      <w:r w:rsidR="00663E54">
        <w:t>Overall, these results provide evidence for investigating downstream proteins for anticipating DDIs and that protein-protein interactions between drugs’ targets are sufficient for identifying DDI effects</w:t>
      </w:r>
      <w:r w:rsidR="00E2045B">
        <w:t>.</w:t>
      </w:r>
    </w:p>
    <w:p w14:paraId="3FD4B567" w14:textId="7B46B3FD" w:rsidR="00663E54" w:rsidRPr="000B0F8C" w:rsidRDefault="00663E54" w:rsidP="00C75A46">
      <w:pPr>
        <w:pStyle w:val="Paragraph"/>
        <w:ind w:firstLine="0"/>
      </w:pPr>
      <w:r>
        <w:tab/>
      </w:r>
      <w:r w:rsidR="00FA2E99">
        <w:t>Fortunately, r</w:t>
      </w:r>
      <w:r>
        <w:t xml:space="preserve">igorous regulatory review and good clinical practices prevent the use of many harmful drug combinations. </w:t>
      </w:r>
      <w:r w:rsidR="00EF3C97">
        <w:t xml:space="preserve">For these reasons, </w:t>
      </w:r>
      <w:r w:rsidR="00FA2E99">
        <w:t xml:space="preserve">we could not measure DDI effect sizes for all </w:t>
      </w:r>
      <w:proofErr w:type="gramStart"/>
      <w:r w:rsidR="00FA2E99">
        <w:t>predictions, yet</w:t>
      </w:r>
      <w:proofErr w:type="gramEnd"/>
      <w:r w:rsidR="00FA2E99">
        <w:t xml:space="preserve"> found evidence for rare drug combinations. Nonetheless, </w:t>
      </w:r>
      <w:r w:rsidR="00FA2E99">
        <w:rPr>
          <w:i/>
          <w:iCs/>
        </w:rPr>
        <w:t xml:space="preserve">in silico </w:t>
      </w:r>
      <w:r w:rsidR="00FA2E99">
        <w:t xml:space="preserve">network analysis is </w:t>
      </w:r>
      <w:proofErr w:type="spellStart"/>
      <w:r w:rsidR="00FA2E99">
        <w:t>realtively</w:t>
      </w:r>
      <w:proofErr w:type="spellEnd"/>
      <w:r w:rsidR="00FA2E99">
        <w:t xml:space="preserve"> cheap and efficient and could aid in therapeutic development where anticipation of ARs is essential for therapeutic development. Our discovery of drug combinations that mitigated AR outcomes suggested a new paradigm for managing </w:t>
      </w:r>
      <w:proofErr w:type="gramStart"/>
      <w:r w:rsidR="00FA2E99">
        <w:t>drug-induced</w:t>
      </w:r>
      <w:proofErr w:type="gramEnd"/>
      <w:r w:rsidR="00FA2E99">
        <w:t xml:space="preserve"> ARs; specifically that mitigating therapies could be prescribed based on drug network class. </w:t>
      </w:r>
      <w:r w:rsidR="000B0F8C">
        <w:t xml:space="preserve">Similarly, </w:t>
      </w:r>
      <w:r w:rsidR="000B0F8C" w:rsidRPr="000B0F8C">
        <w:rPr>
          <w:i/>
          <w:iCs/>
        </w:rPr>
        <w:t>i</w:t>
      </w:r>
      <w:r w:rsidR="000B0F8C">
        <w:rPr>
          <w:i/>
          <w:iCs/>
        </w:rPr>
        <w:t xml:space="preserve">n silico </w:t>
      </w:r>
      <w:r w:rsidR="000B0F8C">
        <w:t>network analysis could also inform safety analysis plans for clinical development.</w:t>
      </w:r>
    </w:p>
    <w:p w14:paraId="5A1EDCAA" w14:textId="57E66F00" w:rsidR="007D223D" w:rsidRDefault="00EF3C97" w:rsidP="00287114">
      <w:pPr>
        <w:pStyle w:val="Paragraph"/>
        <w:ind w:firstLine="0"/>
      </w:pPr>
      <w:r>
        <w:tab/>
        <w:t xml:space="preserve">Our results also have implications for advancing protein-protein interaction (PPI) networks for </w:t>
      </w:r>
      <w:r w:rsidR="00287114">
        <w:t>anticipating</w:t>
      </w:r>
      <w:r>
        <w:t xml:space="preserve"> drug effects. There is sufficient evidence that PPI networks can anticipate drug effects and be used predictively for identifying repurposing opportunities. </w:t>
      </w:r>
      <w:r w:rsidR="00436936">
        <w:t>However, our analysis is distinct because of our emphasis on attribution; we aim</w:t>
      </w:r>
      <w:r w:rsidR="00287114">
        <w:t>ed</w:t>
      </w:r>
      <w:r w:rsidR="00436936">
        <w:t xml:space="preserve"> to ascribe drug effects to</w:t>
      </w:r>
      <w:r w:rsidR="00E63F9F">
        <w:t xml:space="preserve"> specific</w:t>
      </w:r>
      <w:r w:rsidR="00436936">
        <w:t xml:space="preserve"> downstream proteins</w:t>
      </w:r>
      <w:r w:rsidR="00E2045B">
        <w:t xml:space="preserve">. Classifying drugs by their downstream proteins and measuring </w:t>
      </w:r>
      <w:r w:rsidR="00287114">
        <w:t>relative AR risk in the presence of</w:t>
      </w:r>
      <w:r w:rsidR="00E2045B">
        <w:t xml:space="preserve"> secondary drugs is evidence that </w:t>
      </w:r>
      <w:r w:rsidR="00287114">
        <w:t xml:space="preserve">drug effects could be attributed to </w:t>
      </w:r>
      <w:r w:rsidR="00E2045B">
        <w:t>downstream protein</w:t>
      </w:r>
      <w:r w:rsidR="00287114">
        <w:t>s</w:t>
      </w:r>
      <w:r w:rsidR="00E2045B">
        <w:t>.</w:t>
      </w:r>
      <w:r w:rsidR="00287114">
        <w:t xml:space="preserve"> Further experimental validation would be required to </w:t>
      </w:r>
      <w:r w:rsidR="00287114">
        <w:lastRenderedPageBreak/>
        <w:t>investigate these hypotheses.</w:t>
      </w:r>
      <w:r w:rsidR="00E63F9F">
        <w:t xml:space="preserve"> </w:t>
      </w:r>
      <w:proofErr w:type="gramStart"/>
      <w:r w:rsidR="00E63F9F">
        <w:t>However</w:t>
      </w:r>
      <w:proofErr w:type="gramEnd"/>
      <w:r w:rsidR="00E63F9F">
        <w:t xml:space="preserve"> it suggests that PPI methods are useful not just for pattern discovery (e.g. drug A’s network is similar to drug B’s network) but also for predicting mechanistic effects (e.g. drug A’s AR outcome is mediated by the downstream protein Y).</w:t>
      </w:r>
    </w:p>
    <w:p w14:paraId="2A64EE61" w14:textId="04AC9927" w:rsidR="009670C3" w:rsidRDefault="00941B67" w:rsidP="00D73714">
      <w:pPr>
        <w:pStyle w:val="Paragraph"/>
      </w:pPr>
      <w:r>
        <w:t>Our study expands a growing body of knowledge that drugs can exert synergistic effects without sharing drug-binding proteins</w:t>
      </w:r>
      <w:r w:rsidR="00137DDB">
        <w:t xml:space="preserve">, which can lead to a </w:t>
      </w:r>
      <w:r>
        <w:t xml:space="preserve">better understanding </w:t>
      </w:r>
      <w:r w:rsidR="00137DDB">
        <w:t xml:space="preserve">of adverse </w:t>
      </w:r>
      <w:r>
        <w:t xml:space="preserve">drug </w:t>
      </w:r>
      <w:r w:rsidR="00137DDB">
        <w:t>reactions</w:t>
      </w:r>
      <w:r w:rsidR="0087209B">
        <w:t xml:space="preserve"> and rational design of new therapeutic combinations</w:t>
      </w:r>
      <w:r w:rsidR="00137DDB">
        <w:t>.</w:t>
      </w:r>
      <w:r w:rsidR="00E63F9F">
        <w:t xml:space="preserve"> Drug synergy</w:t>
      </w:r>
      <w:r w:rsidR="007F0562">
        <w:t xml:space="preserve"> is a broad field where many frameworks are used to anticipate drug effects</w:t>
      </w:r>
      <w:r w:rsidR="009670C3">
        <w:t xml:space="preserve"> </w:t>
      </w:r>
      <w:r w:rsidR="009670C3" w:rsidRPr="009670C3">
        <w:t>{</w:t>
      </w:r>
      <w:proofErr w:type="spellStart"/>
      <w:r w:rsidR="009670C3" w:rsidRPr="009670C3">
        <w:t>Bansal:uy</w:t>
      </w:r>
      <w:proofErr w:type="spellEnd"/>
      <w:r w:rsidR="009670C3" w:rsidRPr="009670C3">
        <w:t>} {</w:t>
      </w:r>
      <w:proofErr w:type="spellStart"/>
      <w:proofErr w:type="gramStart"/>
      <w:r w:rsidR="009670C3" w:rsidRPr="009670C3">
        <w:t>Menden:wk</w:t>
      </w:r>
      <w:proofErr w:type="spellEnd"/>
      <w:proofErr w:type="gramEnd"/>
      <w:r w:rsidR="009670C3" w:rsidRPr="009670C3">
        <w:t>}</w:t>
      </w:r>
      <w:r w:rsidR="007F0562">
        <w:t xml:space="preserve">. </w:t>
      </w:r>
      <w:r w:rsidR="00AE07FF">
        <w:t xml:space="preserve">Some approaches leverage “supra-additive” effects of drugs used in combination </w:t>
      </w:r>
      <w:r w:rsidR="00AE07FF" w:rsidRPr="00AE07FF">
        <w:t>{Geary:2013ec} {Wooten:2021ch}</w:t>
      </w:r>
      <w:r w:rsidR="0087209B">
        <w:t xml:space="preserve">, yet these measurements often rely on complex and relatively costly high-throughput </w:t>
      </w:r>
      <w:proofErr w:type="gramStart"/>
      <w:r w:rsidR="0087209B">
        <w:t>screens</w:t>
      </w:r>
      <w:r w:rsidR="0087209B" w:rsidRPr="0087209B">
        <w:t>{</w:t>
      </w:r>
      <w:proofErr w:type="gramEnd"/>
      <w:r w:rsidR="0087209B" w:rsidRPr="0087209B">
        <w:t>Han:2017gm}</w:t>
      </w:r>
      <w:r w:rsidR="0087209B">
        <w:t>.</w:t>
      </w:r>
      <w:r w:rsidR="00137DDB">
        <w:t xml:space="preserve">  </w:t>
      </w:r>
      <w:r w:rsidR="009670C3">
        <w:t>While the performance of computational synergy prediction algorithms has increased, these effects have yielded little success in the clinic</w:t>
      </w:r>
      <w:r w:rsidR="009670C3" w:rsidRPr="009670C3">
        <w:t xml:space="preserve"> {Menden:2017ej}</w:t>
      </w:r>
      <w:r w:rsidR="00FC601B">
        <w:t xml:space="preserve"> </w:t>
      </w:r>
      <w:r w:rsidR="00FC601B" w:rsidRPr="00FC601B">
        <w:t>{Anonymous:2017fl}</w:t>
      </w:r>
      <w:r w:rsidR="009670C3">
        <w:t>.</w:t>
      </w:r>
      <w:r w:rsidR="00160D2F">
        <w:t xml:space="preserve"> A community competition for synergy prediction noted that drugs with high experimental synergy contained drug targets in the same pathway </w:t>
      </w:r>
      <w:r w:rsidR="0087209B">
        <w:t xml:space="preserve">and further, that well-predicted drug synergies occurred when combination drug targets were downstream of a shared protein </w:t>
      </w:r>
      <w:r w:rsidR="0087209B" w:rsidRPr="00160D2F">
        <w:t>{Menden:2017ej}</w:t>
      </w:r>
      <w:r w:rsidR="0087209B">
        <w:t>.</w:t>
      </w:r>
      <w:r w:rsidR="00114D3F">
        <w:t xml:space="preserve"> While we used </w:t>
      </w:r>
      <w:proofErr w:type="gramStart"/>
      <w:r w:rsidR="00114D3F">
        <w:t>drug-induced</w:t>
      </w:r>
      <w:proofErr w:type="gramEnd"/>
      <w:r w:rsidR="00114D3F">
        <w:t xml:space="preserve"> ARs as </w:t>
      </w:r>
      <w:proofErr w:type="spellStart"/>
      <w:r w:rsidR="00114D3F">
        <w:t>as</w:t>
      </w:r>
      <w:proofErr w:type="spellEnd"/>
      <w:r w:rsidR="00114D3F">
        <w:t xml:space="preserve"> the focus of this analysis, analysis of proteins downstream of drug targets could improve prediction of drug synergistic effects on disease outcomes.</w:t>
      </w:r>
    </w:p>
    <w:p w14:paraId="2F52925C" w14:textId="77777777" w:rsidR="00287114" w:rsidRDefault="00287114" w:rsidP="00D73714">
      <w:pPr>
        <w:pStyle w:val="Paragraph"/>
      </w:pPr>
    </w:p>
    <w:p w14:paraId="5147DC74" w14:textId="5C7F95AD" w:rsidR="00D73714" w:rsidRDefault="00D73714" w:rsidP="00D73714">
      <w:pPr>
        <w:pStyle w:val="Refhead"/>
      </w:pPr>
      <w:r>
        <w:t>References and Notes:</w:t>
      </w:r>
    </w:p>
    <w:p w14:paraId="27DAA87E" w14:textId="77777777" w:rsidR="00ED135E" w:rsidRDefault="00ED135E" w:rsidP="00ED135E">
      <w:pPr>
        <w:tabs>
          <w:tab w:val="left" w:pos="640"/>
        </w:tabs>
        <w:autoSpaceDE w:val="0"/>
        <w:autoSpaceDN w:val="0"/>
        <w:adjustRightInd w:val="0"/>
        <w:spacing w:after="240"/>
        <w:ind w:left="640" w:hanging="640"/>
        <w:rPr>
          <w:rFonts w:eastAsia="Calibri"/>
        </w:rPr>
      </w:pPr>
      <w:r>
        <w:rPr>
          <w:rFonts w:eastAsia="Calibri"/>
        </w:rPr>
        <w:t>1.</w:t>
      </w:r>
      <w:r>
        <w:rPr>
          <w:rFonts w:eastAsia="Calibri"/>
        </w:rPr>
        <w:tab/>
        <w:t xml:space="preserve">B. </w:t>
      </w:r>
      <w:proofErr w:type="spellStart"/>
      <w:r>
        <w:rPr>
          <w:rFonts w:eastAsia="Calibri"/>
        </w:rPr>
        <w:t>Schoeberl</w:t>
      </w:r>
      <w:proofErr w:type="spellEnd"/>
      <w:r>
        <w:rPr>
          <w:rFonts w:eastAsia="Calibri"/>
        </w:rPr>
        <w:t xml:space="preserve"> </w:t>
      </w:r>
      <w:r>
        <w:rPr>
          <w:rFonts w:eastAsia="Calibri"/>
          <w:i/>
          <w:iCs/>
        </w:rPr>
        <w:t>et al.</w:t>
      </w:r>
      <w:r>
        <w:rPr>
          <w:rFonts w:eastAsia="Calibri"/>
        </w:rPr>
        <w:t xml:space="preserve">, </w:t>
      </w:r>
      <w:r>
        <w:rPr>
          <w:rFonts w:eastAsia="Calibri"/>
          <w:i/>
          <w:iCs/>
        </w:rPr>
        <w:t>Science Signaling</w:t>
      </w:r>
      <w:r>
        <w:rPr>
          <w:rFonts w:eastAsia="Calibri"/>
        </w:rPr>
        <w:t xml:space="preserve">. </w:t>
      </w:r>
      <w:r>
        <w:rPr>
          <w:rFonts w:eastAsia="Calibri"/>
          <w:b/>
          <w:bCs/>
        </w:rPr>
        <w:t>2</w:t>
      </w:r>
      <w:r>
        <w:rPr>
          <w:rFonts w:eastAsia="Calibri"/>
        </w:rPr>
        <w:t>, ra31–ra31 (2009).</w:t>
      </w:r>
    </w:p>
    <w:p w14:paraId="0A7EC3B1" w14:textId="77777777" w:rsidR="00ED135E" w:rsidRDefault="00ED135E" w:rsidP="00ED135E">
      <w:pPr>
        <w:tabs>
          <w:tab w:val="left" w:pos="640"/>
        </w:tabs>
        <w:autoSpaceDE w:val="0"/>
        <w:autoSpaceDN w:val="0"/>
        <w:adjustRightInd w:val="0"/>
        <w:spacing w:after="240"/>
        <w:ind w:left="640" w:hanging="640"/>
        <w:rPr>
          <w:rFonts w:eastAsia="Calibri"/>
        </w:rPr>
      </w:pPr>
      <w:r>
        <w:rPr>
          <w:rFonts w:eastAsia="Calibri"/>
        </w:rPr>
        <w:t>2.</w:t>
      </w:r>
      <w:r>
        <w:rPr>
          <w:rFonts w:eastAsia="Calibri"/>
        </w:rPr>
        <w:tab/>
        <w:t xml:space="preserve">A. L. Hopkins, </w:t>
      </w:r>
      <w:r>
        <w:rPr>
          <w:rFonts w:eastAsia="Calibri"/>
          <w:i/>
          <w:iCs/>
        </w:rPr>
        <w:t>Nat. Chem. Biol.</w:t>
      </w:r>
      <w:r>
        <w:rPr>
          <w:rFonts w:eastAsia="Calibri"/>
        </w:rPr>
        <w:t xml:space="preserve"> </w:t>
      </w:r>
      <w:r>
        <w:rPr>
          <w:rFonts w:eastAsia="Calibri"/>
          <w:b/>
          <w:bCs/>
        </w:rPr>
        <w:t>4</w:t>
      </w:r>
      <w:r>
        <w:rPr>
          <w:rFonts w:eastAsia="Calibri"/>
        </w:rPr>
        <w:t>, 682–690 (2008).</w:t>
      </w:r>
    </w:p>
    <w:p w14:paraId="3C260F94" w14:textId="77777777" w:rsidR="00ED135E" w:rsidRDefault="00ED135E" w:rsidP="00ED135E">
      <w:pPr>
        <w:tabs>
          <w:tab w:val="left" w:pos="640"/>
        </w:tabs>
        <w:autoSpaceDE w:val="0"/>
        <w:autoSpaceDN w:val="0"/>
        <w:adjustRightInd w:val="0"/>
        <w:spacing w:after="240"/>
        <w:ind w:left="640" w:hanging="640"/>
        <w:rPr>
          <w:rFonts w:eastAsia="Calibri"/>
        </w:rPr>
      </w:pPr>
      <w:r>
        <w:rPr>
          <w:rFonts w:eastAsia="Calibri"/>
        </w:rPr>
        <w:t>3.</w:t>
      </w:r>
      <w:r>
        <w:rPr>
          <w:rFonts w:eastAsia="Calibri"/>
        </w:rPr>
        <w:tab/>
        <w:t xml:space="preserve">C. </w:t>
      </w:r>
      <w:proofErr w:type="spellStart"/>
      <w:r>
        <w:rPr>
          <w:rFonts w:eastAsia="Calibri"/>
        </w:rPr>
        <w:t>Palleria</w:t>
      </w:r>
      <w:proofErr w:type="spellEnd"/>
      <w:r>
        <w:rPr>
          <w:rFonts w:eastAsia="Calibri"/>
        </w:rPr>
        <w:t xml:space="preserve"> </w:t>
      </w:r>
      <w:r>
        <w:rPr>
          <w:rFonts w:eastAsia="Calibri"/>
          <w:i/>
          <w:iCs/>
        </w:rPr>
        <w:t>et al.</w:t>
      </w:r>
      <w:r>
        <w:rPr>
          <w:rFonts w:eastAsia="Calibri"/>
        </w:rPr>
        <w:t xml:space="preserve">, </w:t>
      </w:r>
      <w:r>
        <w:rPr>
          <w:rFonts w:eastAsia="Calibri"/>
          <w:i/>
          <w:iCs/>
        </w:rPr>
        <w:t>J Res Med Sci</w:t>
      </w:r>
      <w:r>
        <w:rPr>
          <w:rFonts w:eastAsia="Calibri"/>
        </w:rPr>
        <w:t xml:space="preserve">. </w:t>
      </w:r>
      <w:r>
        <w:rPr>
          <w:rFonts w:eastAsia="Calibri"/>
          <w:b/>
          <w:bCs/>
        </w:rPr>
        <w:t>18</w:t>
      </w:r>
      <w:r>
        <w:rPr>
          <w:rFonts w:eastAsia="Calibri"/>
        </w:rPr>
        <w:t>, 601–610 (2013).</w:t>
      </w:r>
    </w:p>
    <w:p w14:paraId="1B307609" w14:textId="77777777" w:rsidR="00ED135E" w:rsidRDefault="00ED135E" w:rsidP="00ED135E">
      <w:pPr>
        <w:tabs>
          <w:tab w:val="left" w:pos="640"/>
        </w:tabs>
        <w:autoSpaceDE w:val="0"/>
        <w:autoSpaceDN w:val="0"/>
        <w:adjustRightInd w:val="0"/>
        <w:spacing w:after="240"/>
        <w:ind w:left="640" w:hanging="640"/>
        <w:rPr>
          <w:rFonts w:eastAsia="Calibri"/>
        </w:rPr>
      </w:pPr>
      <w:r>
        <w:rPr>
          <w:rFonts w:eastAsia="Calibri"/>
        </w:rPr>
        <w:t>4.</w:t>
      </w:r>
      <w:r>
        <w:rPr>
          <w:rFonts w:eastAsia="Calibri"/>
        </w:rPr>
        <w:tab/>
      </w:r>
      <w:bookmarkStart w:id="3" w:name="_Hlk57737147"/>
      <w:r>
        <w:rPr>
          <w:rFonts w:eastAsia="Calibri"/>
        </w:rPr>
        <w:t xml:space="preserve">H. L. McLeod, </w:t>
      </w:r>
      <w:r>
        <w:rPr>
          <w:rFonts w:eastAsia="Calibri"/>
          <w:i/>
          <w:iCs/>
        </w:rPr>
        <w:t xml:space="preserve">Br J Clin </w:t>
      </w:r>
      <w:proofErr w:type="spellStart"/>
      <w:r>
        <w:rPr>
          <w:rFonts w:eastAsia="Calibri"/>
          <w:i/>
          <w:iCs/>
        </w:rPr>
        <w:t>Pharmacol</w:t>
      </w:r>
      <w:proofErr w:type="spellEnd"/>
      <w:r>
        <w:rPr>
          <w:rFonts w:eastAsia="Calibri"/>
        </w:rPr>
        <w:t xml:space="preserve">. </w:t>
      </w:r>
      <w:r>
        <w:rPr>
          <w:rFonts w:eastAsia="Calibri"/>
          <w:b/>
          <w:bCs/>
        </w:rPr>
        <w:t>45</w:t>
      </w:r>
      <w:r>
        <w:rPr>
          <w:rFonts w:eastAsia="Calibri"/>
        </w:rPr>
        <w:t>, 539–544 (1998).</w:t>
      </w:r>
      <w:bookmarkEnd w:id="3"/>
    </w:p>
    <w:p w14:paraId="2D2D05DF" w14:textId="77777777" w:rsidR="00ED135E" w:rsidRDefault="00ED135E" w:rsidP="00ED135E">
      <w:pPr>
        <w:tabs>
          <w:tab w:val="left" w:pos="640"/>
        </w:tabs>
        <w:autoSpaceDE w:val="0"/>
        <w:autoSpaceDN w:val="0"/>
        <w:adjustRightInd w:val="0"/>
        <w:spacing w:after="240"/>
        <w:ind w:left="640" w:hanging="640"/>
        <w:rPr>
          <w:rFonts w:eastAsia="Calibri"/>
        </w:rPr>
      </w:pPr>
      <w:r>
        <w:rPr>
          <w:rFonts w:eastAsia="Calibri"/>
        </w:rPr>
        <w:t>5.</w:t>
      </w:r>
      <w:r>
        <w:rPr>
          <w:rFonts w:eastAsia="Calibri"/>
        </w:rPr>
        <w:tab/>
        <w:t xml:space="preserve">J. L. Wilson </w:t>
      </w:r>
      <w:r>
        <w:rPr>
          <w:rFonts w:eastAsia="Calibri"/>
          <w:i/>
          <w:iCs/>
        </w:rPr>
        <w:t>et al.</w:t>
      </w:r>
      <w:r>
        <w:rPr>
          <w:rFonts w:eastAsia="Calibri"/>
        </w:rPr>
        <w:t xml:space="preserve">, </w:t>
      </w:r>
      <w:proofErr w:type="spellStart"/>
      <w:r>
        <w:rPr>
          <w:rFonts w:eastAsia="Calibri"/>
          <w:i/>
          <w:iCs/>
        </w:rPr>
        <w:t>PLoS</w:t>
      </w:r>
      <w:proofErr w:type="spellEnd"/>
      <w:r>
        <w:rPr>
          <w:rFonts w:eastAsia="Calibri"/>
          <w:i/>
          <w:iCs/>
        </w:rPr>
        <w:t xml:space="preserve"> </w:t>
      </w:r>
      <w:proofErr w:type="spellStart"/>
      <w:r>
        <w:rPr>
          <w:rFonts w:eastAsia="Calibri"/>
          <w:i/>
          <w:iCs/>
        </w:rPr>
        <w:t>Comput</w:t>
      </w:r>
      <w:proofErr w:type="spellEnd"/>
      <w:r>
        <w:rPr>
          <w:rFonts w:eastAsia="Calibri"/>
          <w:i/>
          <w:iCs/>
        </w:rPr>
        <w:t xml:space="preserve"> Biol</w:t>
      </w:r>
      <w:r>
        <w:rPr>
          <w:rFonts w:eastAsia="Calibri"/>
        </w:rPr>
        <w:t xml:space="preserve">. </w:t>
      </w:r>
      <w:r>
        <w:rPr>
          <w:rFonts w:eastAsia="Calibri"/>
          <w:b/>
          <w:bCs/>
        </w:rPr>
        <w:t>14</w:t>
      </w:r>
      <w:r>
        <w:rPr>
          <w:rFonts w:eastAsia="Calibri"/>
        </w:rPr>
        <w:t>, e1006614–27 (2018).</w:t>
      </w:r>
    </w:p>
    <w:p w14:paraId="3347043E" w14:textId="77777777" w:rsidR="00ED135E" w:rsidRDefault="00ED135E" w:rsidP="00ED135E">
      <w:pPr>
        <w:tabs>
          <w:tab w:val="left" w:pos="640"/>
        </w:tabs>
        <w:autoSpaceDE w:val="0"/>
        <w:autoSpaceDN w:val="0"/>
        <w:adjustRightInd w:val="0"/>
        <w:spacing w:after="240"/>
        <w:ind w:left="640" w:hanging="640"/>
        <w:rPr>
          <w:rFonts w:eastAsia="Calibri"/>
        </w:rPr>
      </w:pPr>
      <w:r>
        <w:rPr>
          <w:rFonts w:eastAsia="Calibri"/>
        </w:rPr>
        <w:t>6.</w:t>
      </w:r>
      <w:r>
        <w:rPr>
          <w:rFonts w:eastAsia="Calibri"/>
        </w:rPr>
        <w:tab/>
        <w:t xml:space="preserve">B. </w:t>
      </w:r>
      <w:proofErr w:type="spellStart"/>
      <w:r>
        <w:rPr>
          <w:rFonts w:eastAsia="Calibri"/>
        </w:rPr>
        <w:t>Ozogul</w:t>
      </w:r>
      <w:proofErr w:type="spellEnd"/>
      <w:r>
        <w:rPr>
          <w:rFonts w:eastAsia="Calibri"/>
        </w:rPr>
        <w:t xml:space="preserve"> </w:t>
      </w:r>
      <w:r>
        <w:rPr>
          <w:rFonts w:eastAsia="Calibri"/>
          <w:i/>
          <w:iCs/>
        </w:rPr>
        <w:t>et al.</w:t>
      </w:r>
      <w:r>
        <w:rPr>
          <w:rFonts w:eastAsia="Calibri"/>
        </w:rPr>
        <w:t xml:space="preserve">, </w:t>
      </w:r>
      <w:r>
        <w:rPr>
          <w:rFonts w:eastAsia="Calibri"/>
          <w:i/>
          <w:iCs/>
        </w:rPr>
        <w:t>Drug Res (</w:t>
      </w:r>
      <w:proofErr w:type="spellStart"/>
      <w:r>
        <w:rPr>
          <w:rFonts w:eastAsia="Calibri"/>
          <w:i/>
          <w:iCs/>
        </w:rPr>
        <w:t>Stuttg</w:t>
      </w:r>
      <w:proofErr w:type="spellEnd"/>
      <w:r>
        <w:rPr>
          <w:rFonts w:eastAsia="Calibri"/>
          <w:i/>
          <w:iCs/>
        </w:rPr>
        <w:t>)</w:t>
      </w:r>
      <w:r>
        <w:rPr>
          <w:rFonts w:eastAsia="Calibri"/>
        </w:rPr>
        <w:t xml:space="preserve">. </w:t>
      </w:r>
      <w:r>
        <w:rPr>
          <w:rFonts w:eastAsia="Calibri"/>
          <w:b/>
          <w:bCs/>
        </w:rPr>
        <w:t>65</w:t>
      </w:r>
      <w:r>
        <w:rPr>
          <w:rFonts w:eastAsia="Calibri"/>
        </w:rPr>
        <w:t>, 192–198 (2015).</w:t>
      </w:r>
    </w:p>
    <w:p w14:paraId="467A9C42" w14:textId="77777777" w:rsidR="00ED135E" w:rsidRDefault="00ED135E" w:rsidP="00ED135E">
      <w:pPr>
        <w:tabs>
          <w:tab w:val="left" w:pos="640"/>
        </w:tabs>
        <w:autoSpaceDE w:val="0"/>
        <w:autoSpaceDN w:val="0"/>
        <w:adjustRightInd w:val="0"/>
        <w:spacing w:after="240"/>
        <w:ind w:left="640" w:hanging="640"/>
        <w:rPr>
          <w:rFonts w:eastAsia="Calibri"/>
        </w:rPr>
      </w:pPr>
      <w:r>
        <w:rPr>
          <w:rFonts w:eastAsia="Calibri"/>
        </w:rPr>
        <w:t>7.</w:t>
      </w:r>
      <w:r>
        <w:rPr>
          <w:rFonts w:eastAsia="Calibri"/>
        </w:rPr>
        <w:tab/>
        <w:t xml:space="preserve">N. P. </w:t>
      </w:r>
      <w:proofErr w:type="spellStart"/>
      <w:r>
        <w:rPr>
          <w:rFonts w:eastAsia="Calibri"/>
        </w:rPr>
        <w:t>Tatonetti</w:t>
      </w:r>
      <w:proofErr w:type="spellEnd"/>
      <w:r>
        <w:rPr>
          <w:rFonts w:eastAsia="Calibri"/>
        </w:rPr>
        <w:t xml:space="preserve">, P. P. Ye, R. </w:t>
      </w:r>
      <w:proofErr w:type="spellStart"/>
      <w:r>
        <w:rPr>
          <w:rFonts w:eastAsia="Calibri"/>
        </w:rPr>
        <w:t>Daneshjou</w:t>
      </w:r>
      <w:proofErr w:type="spellEnd"/>
      <w:r>
        <w:rPr>
          <w:rFonts w:eastAsia="Calibri"/>
        </w:rPr>
        <w:t xml:space="preserve">, R. B. Altman, </w:t>
      </w:r>
      <w:r>
        <w:rPr>
          <w:rFonts w:eastAsia="Calibri"/>
          <w:i/>
          <w:iCs/>
        </w:rPr>
        <w:t xml:space="preserve">Sci </w:t>
      </w:r>
      <w:proofErr w:type="spellStart"/>
      <w:r>
        <w:rPr>
          <w:rFonts w:eastAsia="Calibri"/>
          <w:i/>
          <w:iCs/>
        </w:rPr>
        <w:t>Transl</w:t>
      </w:r>
      <w:proofErr w:type="spellEnd"/>
      <w:r>
        <w:rPr>
          <w:rFonts w:eastAsia="Calibri"/>
          <w:i/>
          <w:iCs/>
        </w:rPr>
        <w:t xml:space="preserve"> Med</w:t>
      </w:r>
      <w:r>
        <w:rPr>
          <w:rFonts w:eastAsia="Calibri"/>
        </w:rPr>
        <w:t xml:space="preserve">. </w:t>
      </w:r>
      <w:r>
        <w:rPr>
          <w:rFonts w:eastAsia="Calibri"/>
          <w:b/>
          <w:bCs/>
        </w:rPr>
        <w:t>4</w:t>
      </w:r>
      <w:r>
        <w:rPr>
          <w:rFonts w:eastAsia="Calibri"/>
        </w:rPr>
        <w:t>, 125ra31–125ra31 (2012).</w:t>
      </w:r>
    </w:p>
    <w:p w14:paraId="68C972BB" w14:textId="77777777" w:rsidR="00ED135E" w:rsidRDefault="00ED135E" w:rsidP="00ED135E">
      <w:pPr>
        <w:tabs>
          <w:tab w:val="left" w:pos="640"/>
        </w:tabs>
        <w:autoSpaceDE w:val="0"/>
        <w:autoSpaceDN w:val="0"/>
        <w:adjustRightInd w:val="0"/>
        <w:spacing w:after="240"/>
        <w:ind w:left="640" w:hanging="640"/>
        <w:rPr>
          <w:rFonts w:eastAsia="Calibri"/>
        </w:rPr>
      </w:pPr>
      <w:r>
        <w:rPr>
          <w:rFonts w:eastAsia="Calibri"/>
        </w:rPr>
        <w:t>8.</w:t>
      </w:r>
      <w:r>
        <w:rPr>
          <w:rFonts w:eastAsia="Calibri"/>
        </w:rPr>
        <w:tab/>
        <w:t xml:space="preserve">D. S. Wishart </w:t>
      </w:r>
      <w:r>
        <w:rPr>
          <w:rFonts w:eastAsia="Calibri"/>
          <w:i/>
          <w:iCs/>
        </w:rPr>
        <w:t>et al.</w:t>
      </w:r>
      <w:r>
        <w:rPr>
          <w:rFonts w:eastAsia="Calibri"/>
        </w:rPr>
        <w:t xml:space="preserve">, </w:t>
      </w:r>
      <w:r>
        <w:rPr>
          <w:rFonts w:eastAsia="Calibri"/>
          <w:i/>
          <w:iCs/>
        </w:rPr>
        <w:t>Nucleic Acids Research</w:t>
      </w:r>
      <w:r>
        <w:rPr>
          <w:rFonts w:eastAsia="Calibri"/>
        </w:rPr>
        <w:t xml:space="preserve">. </w:t>
      </w:r>
      <w:r>
        <w:rPr>
          <w:rFonts w:eastAsia="Calibri"/>
          <w:b/>
          <w:bCs/>
        </w:rPr>
        <w:t>34</w:t>
      </w:r>
      <w:r>
        <w:rPr>
          <w:rFonts w:eastAsia="Calibri"/>
        </w:rPr>
        <w:t>, D668–72 (2006).</w:t>
      </w:r>
    </w:p>
    <w:p w14:paraId="13435936" w14:textId="77777777" w:rsidR="00ED135E" w:rsidRDefault="00ED135E" w:rsidP="00ED135E">
      <w:pPr>
        <w:tabs>
          <w:tab w:val="left" w:pos="640"/>
        </w:tabs>
        <w:autoSpaceDE w:val="0"/>
        <w:autoSpaceDN w:val="0"/>
        <w:adjustRightInd w:val="0"/>
        <w:spacing w:after="240"/>
        <w:ind w:left="640" w:hanging="640"/>
        <w:rPr>
          <w:rFonts w:eastAsia="Calibri"/>
        </w:rPr>
      </w:pPr>
      <w:r>
        <w:rPr>
          <w:rFonts w:eastAsia="Calibri"/>
        </w:rPr>
        <w:t>9.</w:t>
      </w:r>
      <w:r>
        <w:rPr>
          <w:rFonts w:eastAsia="Calibri"/>
        </w:rPr>
        <w:tab/>
        <w:t xml:space="preserve">M. A. </w:t>
      </w:r>
      <w:proofErr w:type="spellStart"/>
      <w:r>
        <w:rPr>
          <w:rFonts w:eastAsia="Calibri"/>
        </w:rPr>
        <w:t>Hernán</w:t>
      </w:r>
      <w:proofErr w:type="spellEnd"/>
      <w:r>
        <w:rPr>
          <w:rFonts w:eastAsia="Calibri"/>
        </w:rPr>
        <w:t xml:space="preserve">, J. M. Robins, </w:t>
      </w:r>
      <w:r>
        <w:rPr>
          <w:rFonts w:eastAsia="Calibri"/>
          <w:i/>
          <w:iCs/>
        </w:rPr>
        <w:t>Am. J. Epidemiol.</w:t>
      </w:r>
      <w:r>
        <w:rPr>
          <w:rFonts w:eastAsia="Calibri"/>
        </w:rPr>
        <w:t xml:space="preserve"> </w:t>
      </w:r>
      <w:r>
        <w:rPr>
          <w:rFonts w:eastAsia="Calibri"/>
          <w:b/>
          <w:bCs/>
        </w:rPr>
        <w:t>183</w:t>
      </w:r>
      <w:r>
        <w:rPr>
          <w:rFonts w:eastAsia="Calibri"/>
        </w:rPr>
        <w:t>, 758–764 (2016).</w:t>
      </w:r>
    </w:p>
    <w:p w14:paraId="19C227F7" w14:textId="77777777" w:rsidR="00ED135E" w:rsidRDefault="00ED135E" w:rsidP="00ED135E">
      <w:pPr>
        <w:tabs>
          <w:tab w:val="left" w:pos="640"/>
        </w:tabs>
        <w:autoSpaceDE w:val="0"/>
        <w:autoSpaceDN w:val="0"/>
        <w:adjustRightInd w:val="0"/>
        <w:spacing w:after="240"/>
        <w:ind w:left="640" w:hanging="640"/>
        <w:rPr>
          <w:rFonts w:eastAsia="Calibri"/>
        </w:rPr>
      </w:pPr>
      <w:r>
        <w:rPr>
          <w:rFonts w:eastAsia="Calibri"/>
        </w:rPr>
        <w:t>10.</w:t>
      </w:r>
      <w:r>
        <w:rPr>
          <w:rFonts w:eastAsia="Calibri"/>
        </w:rPr>
        <w:tab/>
        <w:t xml:space="preserve">E. </w:t>
      </w:r>
      <w:proofErr w:type="spellStart"/>
      <w:r>
        <w:rPr>
          <w:rFonts w:eastAsia="Calibri"/>
        </w:rPr>
        <w:t>Guney</w:t>
      </w:r>
      <w:proofErr w:type="spellEnd"/>
      <w:r>
        <w:rPr>
          <w:rFonts w:eastAsia="Calibri"/>
        </w:rPr>
        <w:t xml:space="preserve">, J. </w:t>
      </w:r>
      <w:proofErr w:type="spellStart"/>
      <w:r>
        <w:rPr>
          <w:rFonts w:eastAsia="Calibri"/>
        </w:rPr>
        <w:t>Menche</w:t>
      </w:r>
      <w:proofErr w:type="spellEnd"/>
      <w:r>
        <w:rPr>
          <w:rFonts w:eastAsia="Calibri"/>
        </w:rPr>
        <w:t xml:space="preserve">, M. Vidal, A.-L. </w:t>
      </w:r>
      <w:proofErr w:type="spellStart"/>
      <w:r>
        <w:rPr>
          <w:rFonts w:eastAsia="Calibri"/>
        </w:rPr>
        <w:t>Barabási</w:t>
      </w:r>
      <w:proofErr w:type="spellEnd"/>
      <w:r>
        <w:rPr>
          <w:rFonts w:eastAsia="Calibri"/>
        </w:rPr>
        <w:t xml:space="preserve">, </w:t>
      </w:r>
      <w:r>
        <w:rPr>
          <w:rFonts w:eastAsia="Calibri"/>
          <w:i/>
          <w:iCs/>
        </w:rPr>
        <w:t xml:space="preserve">Nat </w:t>
      </w:r>
      <w:proofErr w:type="spellStart"/>
      <w:r>
        <w:rPr>
          <w:rFonts w:eastAsia="Calibri"/>
          <w:i/>
          <w:iCs/>
        </w:rPr>
        <w:t>Commun</w:t>
      </w:r>
      <w:proofErr w:type="spellEnd"/>
      <w:r>
        <w:rPr>
          <w:rFonts w:eastAsia="Calibri"/>
        </w:rPr>
        <w:t xml:space="preserve">. </w:t>
      </w:r>
      <w:r>
        <w:rPr>
          <w:rFonts w:eastAsia="Calibri"/>
          <w:b/>
          <w:bCs/>
        </w:rPr>
        <w:t>7</w:t>
      </w:r>
      <w:r>
        <w:rPr>
          <w:rFonts w:eastAsia="Calibri"/>
        </w:rPr>
        <w:t>, 10331 (2016).</w:t>
      </w:r>
    </w:p>
    <w:p w14:paraId="4883DCD0" w14:textId="77777777" w:rsidR="00ED135E" w:rsidRDefault="00ED135E" w:rsidP="00ED135E">
      <w:pPr>
        <w:tabs>
          <w:tab w:val="left" w:pos="640"/>
        </w:tabs>
        <w:autoSpaceDE w:val="0"/>
        <w:autoSpaceDN w:val="0"/>
        <w:adjustRightInd w:val="0"/>
        <w:spacing w:after="240"/>
        <w:ind w:left="640" w:hanging="640"/>
        <w:rPr>
          <w:rFonts w:eastAsia="Calibri"/>
        </w:rPr>
      </w:pPr>
      <w:r>
        <w:rPr>
          <w:rFonts w:eastAsia="Calibri"/>
        </w:rPr>
        <w:t>11.</w:t>
      </w:r>
      <w:r>
        <w:rPr>
          <w:rFonts w:eastAsia="Calibri"/>
        </w:rPr>
        <w:tab/>
        <w:t xml:space="preserve">M. </w:t>
      </w:r>
      <w:proofErr w:type="spellStart"/>
      <w:r>
        <w:rPr>
          <w:rFonts w:eastAsia="Calibri"/>
        </w:rPr>
        <w:t>Zitnik</w:t>
      </w:r>
      <w:proofErr w:type="spellEnd"/>
      <w:r>
        <w:rPr>
          <w:rFonts w:eastAsia="Calibri"/>
        </w:rPr>
        <w:t xml:space="preserve">, M. Agrawal, J. </w:t>
      </w:r>
      <w:proofErr w:type="spellStart"/>
      <w:r>
        <w:rPr>
          <w:rFonts w:eastAsia="Calibri"/>
        </w:rPr>
        <w:t>Leskovec</w:t>
      </w:r>
      <w:proofErr w:type="spellEnd"/>
      <w:r>
        <w:rPr>
          <w:rFonts w:eastAsia="Calibri"/>
        </w:rPr>
        <w:t xml:space="preserve">, </w:t>
      </w:r>
      <w:r>
        <w:rPr>
          <w:rFonts w:eastAsia="Calibri"/>
          <w:i/>
          <w:iCs/>
        </w:rPr>
        <w:t>Bioinformatics</w:t>
      </w:r>
      <w:r>
        <w:rPr>
          <w:rFonts w:eastAsia="Calibri"/>
        </w:rPr>
        <w:t xml:space="preserve">. </w:t>
      </w:r>
      <w:r>
        <w:rPr>
          <w:rFonts w:eastAsia="Calibri"/>
          <w:b/>
          <w:bCs/>
        </w:rPr>
        <w:t>34</w:t>
      </w:r>
      <w:r>
        <w:rPr>
          <w:rFonts w:eastAsia="Calibri"/>
        </w:rPr>
        <w:t>, i457–i466 (2018).</w:t>
      </w:r>
    </w:p>
    <w:p w14:paraId="05BAE63E" w14:textId="77777777" w:rsidR="00ED135E" w:rsidRDefault="00ED135E" w:rsidP="00ED135E">
      <w:pPr>
        <w:tabs>
          <w:tab w:val="left" w:pos="640"/>
        </w:tabs>
        <w:autoSpaceDE w:val="0"/>
        <w:autoSpaceDN w:val="0"/>
        <w:adjustRightInd w:val="0"/>
        <w:spacing w:after="240"/>
        <w:ind w:left="640" w:hanging="640"/>
        <w:rPr>
          <w:rFonts w:eastAsia="Calibri"/>
        </w:rPr>
      </w:pPr>
      <w:r>
        <w:rPr>
          <w:rFonts w:eastAsia="Calibri"/>
        </w:rPr>
        <w:t>12.</w:t>
      </w:r>
      <w:r>
        <w:rPr>
          <w:rFonts w:eastAsia="Calibri"/>
        </w:rPr>
        <w:tab/>
        <w:t xml:space="preserve">S. </w:t>
      </w:r>
      <w:proofErr w:type="spellStart"/>
      <w:r>
        <w:rPr>
          <w:rFonts w:eastAsia="Calibri"/>
        </w:rPr>
        <w:t>Yoo</w:t>
      </w:r>
      <w:proofErr w:type="spellEnd"/>
      <w:r>
        <w:rPr>
          <w:rFonts w:eastAsia="Calibri"/>
        </w:rPr>
        <w:t xml:space="preserve"> </w:t>
      </w:r>
      <w:r>
        <w:rPr>
          <w:rFonts w:eastAsia="Calibri"/>
          <w:i/>
          <w:iCs/>
        </w:rPr>
        <w:t>et al.</w:t>
      </w:r>
      <w:r>
        <w:rPr>
          <w:rFonts w:eastAsia="Calibri"/>
        </w:rPr>
        <w:t xml:space="preserve">, </w:t>
      </w:r>
      <w:r>
        <w:rPr>
          <w:rFonts w:eastAsia="Calibri"/>
          <w:i/>
          <w:iCs/>
        </w:rPr>
        <w:t>Nature Publishing Group</w:t>
      </w:r>
      <w:r>
        <w:rPr>
          <w:rFonts w:eastAsia="Calibri"/>
        </w:rPr>
        <w:t xml:space="preserve">. </w:t>
      </w:r>
      <w:r>
        <w:rPr>
          <w:rFonts w:eastAsia="Calibri"/>
          <w:b/>
          <w:bCs/>
        </w:rPr>
        <w:t>8</w:t>
      </w:r>
      <w:r>
        <w:rPr>
          <w:rFonts w:eastAsia="Calibri"/>
        </w:rPr>
        <w:t>, 1612 (2018).</w:t>
      </w:r>
    </w:p>
    <w:p w14:paraId="6E1F815B" w14:textId="77777777" w:rsidR="00ED135E" w:rsidRDefault="00ED135E" w:rsidP="00ED135E">
      <w:pPr>
        <w:tabs>
          <w:tab w:val="left" w:pos="640"/>
        </w:tabs>
        <w:autoSpaceDE w:val="0"/>
        <w:autoSpaceDN w:val="0"/>
        <w:adjustRightInd w:val="0"/>
        <w:spacing w:after="240"/>
        <w:ind w:left="640" w:hanging="640"/>
        <w:rPr>
          <w:rFonts w:eastAsia="Calibri"/>
        </w:rPr>
      </w:pPr>
      <w:r>
        <w:rPr>
          <w:rFonts w:eastAsia="Calibri"/>
        </w:rPr>
        <w:t>13.</w:t>
      </w:r>
      <w:r>
        <w:rPr>
          <w:rFonts w:eastAsia="Calibri"/>
        </w:rPr>
        <w:tab/>
        <w:t xml:space="preserve">F. Cheng, I. A. </w:t>
      </w:r>
      <w:proofErr w:type="spellStart"/>
      <w:r>
        <w:rPr>
          <w:rFonts w:eastAsia="Calibri"/>
        </w:rPr>
        <w:t>Kovács</w:t>
      </w:r>
      <w:proofErr w:type="spellEnd"/>
      <w:r>
        <w:rPr>
          <w:rFonts w:eastAsia="Calibri"/>
        </w:rPr>
        <w:t xml:space="preserve">, A.-L. </w:t>
      </w:r>
      <w:proofErr w:type="spellStart"/>
      <w:r>
        <w:rPr>
          <w:rFonts w:eastAsia="Calibri"/>
        </w:rPr>
        <w:t>Barabási</w:t>
      </w:r>
      <w:proofErr w:type="spellEnd"/>
      <w:r>
        <w:rPr>
          <w:rFonts w:eastAsia="Calibri"/>
        </w:rPr>
        <w:t xml:space="preserve">, </w:t>
      </w:r>
      <w:r>
        <w:rPr>
          <w:rFonts w:eastAsia="Calibri"/>
          <w:i/>
          <w:iCs/>
        </w:rPr>
        <w:t xml:space="preserve">Nat </w:t>
      </w:r>
      <w:proofErr w:type="spellStart"/>
      <w:r>
        <w:rPr>
          <w:rFonts w:eastAsia="Calibri"/>
          <w:i/>
          <w:iCs/>
        </w:rPr>
        <w:t>Commun</w:t>
      </w:r>
      <w:proofErr w:type="spellEnd"/>
      <w:r>
        <w:rPr>
          <w:rFonts w:eastAsia="Calibri"/>
        </w:rPr>
        <w:t xml:space="preserve">. </w:t>
      </w:r>
      <w:r>
        <w:rPr>
          <w:rFonts w:eastAsia="Calibri"/>
          <w:b/>
          <w:bCs/>
        </w:rPr>
        <w:t>10</w:t>
      </w:r>
      <w:r>
        <w:rPr>
          <w:rFonts w:eastAsia="Calibri"/>
        </w:rPr>
        <w:t>, 1–11 (2019).</w:t>
      </w:r>
    </w:p>
    <w:p w14:paraId="259DEBD9" w14:textId="77777777" w:rsidR="00ED135E" w:rsidRDefault="00ED135E" w:rsidP="00D73714">
      <w:pPr>
        <w:pStyle w:val="Refhead"/>
      </w:pPr>
    </w:p>
    <w:p w14:paraId="084B3647" w14:textId="77777777" w:rsidR="00ED135E" w:rsidRPr="00616CA0" w:rsidRDefault="00ED135E" w:rsidP="00ED135E">
      <w:pPr>
        <w:pStyle w:val="Referencesandnotes"/>
        <w:ind w:left="0" w:firstLine="0"/>
      </w:pPr>
    </w:p>
    <w:p w14:paraId="73E3617C" w14:textId="371F92BE" w:rsidR="00D73714" w:rsidRDefault="00D73714" w:rsidP="00DD225C">
      <w:pPr>
        <w:pStyle w:val="Acknowledgement"/>
        <w:ind w:left="0" w:firstLine="0"/>
      </w:pPr>
      <w:r w:rsidRPr="0064261D">
        <w:rPr>
          <w:b/>
        </w:rPr>
        <w:t>Acknowledgments:</w:t>
      </w:r>
      <w:r>
        <w:t xml:space="preserve"> </w:t>
      </w:r>
      <w:r w:rsidR="003E0912">
        <w:t xml:space="preserve">The authors would like to thank </w:t>
      </w:r>
      <w:r w:rsidR="006A31DD">
        <w:t>Graham Erwin and Emily Flynn</w:t>
      </w:r>
      <w:r w:rsidR="003E0912">
        <w:t xml:space="preserve"> for reading the manuscript </w:t>
      </w:r>
      <w:r w:rsidR="00DD225C" w:rsidRPr="00DD225C">
        <w:rPr>
          <w:b/>
        </w:rPr>
        <w:t>Funding</w:t>
      </w:r>
      <w:r w:rsidR="00DD225C" w:rsidRPr="00755125">
        <w:rPr>
          <w:b/>
        </w:rPr>
        <w:t>:</w:t>
      </w:r>
      <w:r w:rsidR="00DD225C" w:rsidRPr="00DD225C">
        <w:t xml:space="preserve"> </w:t>
      </w:r>
      <w:r w:rsidR="003E0912">
        <w:t xml:space="preserve">JLW was supported by a Sanofi </w:t>
      </w:r>
      <w:proofErr w:type="spellStart"/>
      <w:r w:rsidR="003E0912">
        <w:t>iDEA</w:t>
      </w:r>
      <w:proofErr w:type="spellEnd"/>
      <w:r w:rsidR="003E0912">
        <w:t xml:space="preserve"> Award, SPARK, and a CERSI fellowship [</w:t>
      </w:r>
      <w:r w:rsidR="003E0912" w:rsidRPr="003E0912">
        <w:rPr>
          <w:highlight w:val="yellow"/>
        </w:rPr>
        <w:t>other funding</w:t>
      </w:r>
      <w:r w:rsidR="003E0912">
        <w:t xml:space="preserve">] </w:t>
      </w:r>
      <w:r w:rsidR="00DD225C">
        <w:rPr>
          <w:b/>
        </w:rPr>
        <w:t>Author</w:t>
      </w:r>
      <w:r w:rsidR="00DD225C" w:rsidRPr="00DD225C">
        <w:rPr>
          <w:b/>
        </w:rPr>
        <w:t xml:space="preserve"> contributions</w:t>
      </w:r>
      <w:r w:rsidR="00DD225C" w:rsidRPr="00755125">
        <w:rPr>
          <w:b/>
        </w:rPr>
        <w:t>:</w:t>
      </w:r>
      <w:r w:rsidR="00DD225C" w:rsidRPr="00DD225C">
        <w:t xml:space="preserve"> </w:t>
      </w:r>
      <w:r w:rsidR="00C8041A">
        <w:t xml:space="preserve">J.L.W. </w:t>
      </w:r>
      <w:r w:rsidR="00230CC9">
        <w:t xml:space="preserve">contributed to conceptualization, developing the methodology and software, completing formal analysis, data visualization, and writing the original manuscript. </w:t>
      </w:r>
      <w:r w:rsidR="00927046">
        <w:t xml:space="preserve">E.S. completed formal analysis. </w:t>
      </w:r>
      <w:r w:rsidR="00230CC9">
        <w:t xml:space="preserve">R.B.A. and K.G. contributed to funding acquisition. </w:t>
      </w:r>
      <w:commentRangeStart w:id="4"/>
      <w:r w:rsidR="00230CC9" w:rsidRPr="00B515C1">
        <w:rPr>
          <w:highlight w:val="yellow"/>
        </w:rPr>
        <w:t>M.P. contributed to funding acquisition</w:t>
      </w:r>
      <w:commentRangeEnd w:id="4"/>
      <w:r w:rsidR="00A078D1">
        <w:rPr>
          <w:rStyle w:val="CommentReference"/>
        </w:rPr>
        <w:commentReference w:id="4"/>
      </w:r>
      <w:r w:rsidR="00230CC9">
        <w:t xml:space="preserve">. </w:t>
      </w:r>
      <w:r w:rsidR="002D2E5D">
        <w:t>J.L.W. and</w:t>
      </w:r>
      <w:r w:rsidR="00230CC9">
        <w:t xml:space="preserve"> R.R. contributed to formal analysis and data curation. </w:t>
      </w:r>
      <w:r w:rsidR="00B515C1">
        <w:t>N.S. contributed resources. K.G. contributed to project supervision</w:t>
      </w:r>
      <w:commentRangeStart w:id="5"/>
      <w:r w:rsidR="00B515C1">
        <w:t xml:space="preserve">. </w:t>
      </w:r>
      <w:r w:rsidR="00B515C1" w:rsidRPr="009E1E73">
        <w:rPr>
          <w:highlight w:val="yellow"/>
        </w:rPr>
        <w:t xml:space="preserve">J.L.W., R.R., O.A., </w:t>
      </w:r>
      <w:r w:rsidR="009E1E73" w:rsidRPr="009E1E73">
        <w:rPr>
          <w:highlight w:val="yellow"/>
        </w:rPr>
        <w:t xml:space="preserve">J.S., </w:t>
      </w:r>
      <w:r w:rsidR="00B515C1" w:rsidRPr="009E1E73">
        <w:rPr>
          <w:highlight w:val="yellow"/>
        </w:rPr>
        <w:t>M.P., R.B.A., N.S., and K.G</w:t>
      </w:r>
      <w:r w:rsidR="00B515C1">
        <w:t xml:space="preserve">. </w:t>
      </w:r>
      <w:commentRangeEnd w:id="5"/>
      <w:r w:rsidR="001C01B8">
        <w:rPr>
          <w:rStyle w:val="CommentReference"/>
        </w:rPr>
        <w:commentReference w:id="5"/>
      </w:r>
      <w:r w:rsidR="00B515C1">
        <w:t xml:space="preserve">contributed to writing, review, and final editing. </w:t>
      </w:r>
      <w:r w:rsidR="00DD225C" w:rsidRPr="00DD225C">
        <w:rPr>
          <w:b/>
        </w:rPr>
        <w:t>Competing interests</w:t>
      </w:r>
      <w:r w:rsidR="00DD225C" w:rsidRPr="00755125">
        <w:rPr>
          <w:b/>
        </w:rPr>
        <w:t>:</w:t>
      </w:r>
      <w:r w:rsidR="00DD225C" w:rsidRPr="00DD225C">
        <w:t xml:space="preserve"> </w:t>
      </w:r>
      <w:r w:rsidR="008D414E">
        <w:t xml:space="preserve"> RBA is a founder and stockholder in </w:t>
      </w:r>
      <w:proofErr w:type="spellStart"/>
      <w:r w:rsidR="008D414E">
        <w:t>Personalis</w:t>
      </w:r>
      <w:proofErr w:type="spellEnd"/>
      <w:r w:rsidR="008D414E">
        <w:t>, and a stockholder in 23andMe; he declares no conflicts of interest.</w:t>
      </w:r>
      <w:r w:rsidR="00DD225C" w:rsidRPr="00DD225C">
        <w:t xml:space="preserve"> </w:t>
      </w:r>
      <w:r w:rsidR="00DD225C" w:rsidRPr="00DD225C">
        <w:rPr>
          <w:b/>
        </w:rPr>
        <w:t>Data and materials availability</w:t>
      </w:r>
      <w:r w:rsidR="00DD225C" w:rsidRPr="00755125">
        <w:rPr>
          <w:b/>
        </w:rPr>
        <w:t>:</w:t>
      </w:r>
      <w:r w:rsidR="00DD225C" w:rsidRPr="00DD225C">
        <w:t xml:space="preserve"> </w:t>
      </w:r>
      <w:r w:rsidR="008D414E">
        <w:t xml:space="preserve">All data and code for the </w:t>
      </w:r>
      <w:r w:rsidR="002D2E5D">
        <w:t xml:space="preserve">network </w:t>
      </w:r>
      <w:r w:rsidR="008D414E">
        <w:t>analysis are made available via GitHub and through supplementary files</w:t>
      </w:r>
      <w:r w:rsidR="006A31DD">
        <w:t xml:space="preserve"> (</w:t>
      </w:r>
      <w:r w:rsidR="006A31DD" w:rsidRPr="006A31DD">
        <w:t>https://github.com/jenwilson521/Designated-Medical-Event-Pathways</w:t>
      </w:r>
      <w:r w:rsidR="006A31DD">
        <w:t>)</w:t>
      </w:r>
      <w:r w:rsidR="008D414E">
        <w:t xml:space="preserve">. The code for the observational study is made available through </w:t>
      </w:r>
      <w:proofErr w:type="spellStart"/>
      <w:r w:rsidR="008D414E">
        <w:t>Github</w:t>
      </w:r>
      <w:proofErr w:type="spellEnd"/>
      <w:r w:rsidR="008D414E">
        <w:t xml:space="preserve"> and was written using best practices from the Observational Health Data Sciences and Informatics (OHDSI) consortium</w:t>
      </w:r>
      <w:r w:rsidR="00C8041A">
        <w:t xml:space="preserve"> and uses parameterized SQL and R code that can be adapted to other </w:t>
      </w:r>
      <w:r w:rsidR="002D2E5D">
        <w:t>PostgreSQL</w:t>
      </w:r>
      <w:r w:rsidR="00C8041A">
        <w:t xml:space="preserve"> databases in the Common Data Model (CDM) version 5</w:t>
      </w:r>
      <w:r w:rsidR="008D414E">
        <w:t>.</w:t>
      </w:r>
      <w:r w:rsidR="006A31DD">
        <w:t xml:space="preserve"> No patient data or server information is provided in this code.</w:t>
      </w:r>
    </w:p>
    <w:p w14:paraId="751FC283" w14:textId="77777777" w:rsidR="00F26AF7" w:rsidRDefault="00F26AF7" w:rsidP="00F26AF7">
      <w:pPr>
        <w:pStyle w:val="SOMHead"/>
      </w:pPr>
      <w:r>
        <w:t>Supplementary Materials:</w:t>
      </w:r>
    </w:p>
    <w:p w14:paraId="5E760E27" w14:textId="77777777" w:rsidR="00F26AF7" w:rsidRDefault="00F26AF7" w:rsidP="00F26AF7">
      <w:pPr>
        <w:pStyle w:val="SOMContent"/>
      </w:pPr>
      <w:r>
        <w:t>Materials and Methods</w:t>
      </w:r>
    </w:p>
    <w:p w14:paraId="7209E407" w14:textId="77777777" w:rsidR="00F26AF7" w:rsidRDefault="00F26AF7" w:rsidP="00F26AF7">
      <w:pPr>
        <w:pStyle w:val="SOMContent"/>
      </w:pPr>
      <w:r>
        <w:t>Figures S1-S#</w:t>
      </w:r>
    </w:p>
    <w:p w14:paraId="007DD609" w14:textId="59CCD6C8" w:rsidR="00F26AF7" w:rsidRDefault="00F26AF7" w:rsidP="00F26AF7">
      <w:pPr>
        <w:pStyle w:val="SOMContent"/>
      </w:pPr>
      <w:r w:rsidRPr="0086765A">
        <w:rPr>
          <w:highlight w:val="yellow"/>
        </w:rPr>
        <w:t>Tables S1-S</w:t>
      </w:r>
      <w:r w:rsidR="0086765A" w:rsidRPr="0086765A">
        <w:rPr>
          <w:highlight w:val="yellow"/>
        </w:rPr>
        <w:t>5</w:t>
      </w:r>
    </w:p>
    <w:p w14:paraId="2ED29879" w14:textId="2C1F7366" w:rsidR="00C81956" w:rsidRDefault="00C81956" w:rsidP="00F26AF7">
      <w:pPr>
        <w:pStyle w:val="SOMContent"/>
        <w:rPr>
          <w:rStyle w:val="Hyperlink"/>
          <w:iCs/>
        </w:rPr>
      </w:pPr>
      <w:r>
        <w:t xml:space="preserve">Code, data, supplemental methods: </w:t>
      </w:r>
      <w:hyperlink r:id="rId18" w:history="1">
        <w:r w:rsidRPr="00BC1D61">
          <w:rPr>
            <w:rStyle w:val="Hyperlink"/>
            <w:iCs/>
          </w:rPr>
          <w:t>https://github.com/jenwilson521/Designated-Medical-Event-Pathways</w:t>
        </w:r>
      </w:hyperlink>
    </w:p>
    <w:p w14:paraId="59C80206" w14:textId="2A8797AD" w:rsidR="00F26AF7" w:rsidRDefault="00F26AF7" w:rsidP="00F26AF7">
      <w:pPr>
        <w:pStyle w:val="SOMContent"/>
      </w:pPr>
      <w:r w:rsidRPr="00C8041A">
        <w:rPr>
          <w:highlight w:val="yellow"/>
        </w:rPr>
        <w:t>References (</w:t>
      </w:r>
      <w:r w:rsidRPr="00C8041A">
        <w:rPr>
          <w:i/>
          <w:highlight w:val="yellow"/>
        </w:rPr>
        <w:t>##-##</w:t>
      </w:r>
      <w:r w:rsidRPr="00C8041A">
        <w:rPr>
          <w:highlight w:val="yellow"/>
        </w:rPr>
        <w:t>)</w:t>
      </w:r>
    </w:p>
    <w:p w14:paraId="4BEF9AD2" w14:textId="77777777" w:rsidR="00C8041A" w:rsidRDefault="00C8041A">
      <w:pPr>
        <w:rPr>
          <w:b/>
          <w:kern w:val="28"/>
        </w:rPr>
      </w:pPr>
      <w:r>
        <w:rPr>
          <w:b/>
        </w:rPr>
        <w:br w:type="page"/>
      </w:r>
    </w:p>
    <w:p w14:paraId="5CD7027A" w14:textId="671FC669" w:rsidR="004A2506" w:rsidRDefault="00B42889" w:rsidP="00E07714">
      <w:pPr>
        <w:pStyle w:val="Legend"/>
        <w:jc w:val="center"/>
        <w:rPr>
          <w:b/>
        </w:rPr>
      </w:pPr>
      <w:r>
        <w:rPr>
          <w:b/>
          <w:noProof/>
        </w:rPr>
        <w:lastRenderedPageBreak/>
        <w:drawing>
          <wp:inline distT="0" distB="0" distL="0" distR="0" wp14:anchorId="490BA255" wp14:editId="0C718BAB">
            <wp:extent cx="3276600" cy="2209800"/>
            <wp:effectExtent l="0" t="0" r="0" b="0"/>
            <wp:docPr id="2" name="Picture 2"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hape&#10;&#10;Description automatically generated"/>
                    <pic:cNvPicPr/>
                  </pic:nvPicPr>
                  <pic:blipFill>
                    <a:blip r:embed="rId19"/>
                    <a:stretch>
                      <a:fillRect/>
                    </a:stretch>
                  </pic:blipFill>
                  <pic:spPr>
                    <a:xfrm>
                      <a:off x="0" y="0"/>
                      <a:ext cx="3276600" cy="2209800"/>
                    </a:xfrm>
                    <a:prstGeom prst="rect">
                      <a:avLst/>
                    </a:prstGeom>
                  </pic:spPr>
                </pic:pic>
              </a:graphicData>
            </a:graphic>
          </wp:inline>
        </w:drawing>
      </w:r>
    </w:p>
    <w:p w14:paraId="6DA2053D" w14:textId="248947B0" w:rsidR="004A2506" w:rsidRDefault="004A2506" w:rsidP="001A6DA5">
      <w:pPr>
        <w:pStyle w:val="Legend"/>
        <w:keepNext w:val="0"/>
        <w:rPr>
          <w:b/>
        </w:rPr>
      </w:pPr>
      <w:r w:rsidRPr="007443BB">
        <w:rPr>
          <w:b/>
        </w:rPr>
        <w:t xml:space="preserve">Fig. </w:t>
      </w:r>
      <w:r>
        <w:rPr>
          <w:b/>
        </w:rPr>
        <w:t>1</w:t>
      </w:r>
      <w:r w:rsidRPr="00755125">
        <w:rPr>
          <w:b/>
        </w:rPr>
        <w:t>.</w:t>
      </w:r>
      <w:r>
        <w:t xml:space="preserve"> </w:t>
      </w:r>
      <w:r w:rsidR="00B42889" w:rsidRPr="00485627">
        <w:rPr>
          <w:b/>
          <w:bCs/>
        </w:rPr>
        <w:t>Network vs. shared protein mechanism</w:t>
      </w:r>
      <w:r w:rsidR="00B42889">
        <w:t xml:space="preserve">. In a shared protein mechanism, two drugs share a protein </w:t>
      </w:r>
      <w:proofErr w:type="gramStart"/>
      <w:r w:rsidR="00B42889">
        <w:t>target</w:t>
      </w:r>
      <w:proofErr w:type="gramEnd"/>
      <w:r w:rsidR="00B42889">
        <w:t xml:space="preserve"> and this competition causes an adverse outcome. In a network protein mechanism, protein-protein interactions connect drugs’ target proteins. A DDI is caused when a second drug targets a protein downstream of the original drug.</w:t>
      </w:r>
      <w:r w:rsidR="008747EA">
        <w:t xml:space="preserve"> </w:t>
      </w:r>
    </w:p>
    <w:p w14:paraId="674CF85C" w14:textId="49E698BE" w:rsidR="00726833" w:rsidRDefault="007E2E82" w:rsidP="00D73714">
      <w:pPr>
        <w:pStyle w:val="Legend"/>
        <w:rPr>
          <w:b/>
        </w:rPr>
      </w:pPr>
      <w:r>
        <w:rPr>
          <w:b/>
          <w:noProof/>
        </w:rPr>
        <w:drawing>
          <wp:inline distT="0" distB="0" distL="0" distR="0" wp14:anchorId="2E7E8BC3" wp14:editId="12DD5C5A">
            <wp:extent cx="5943600" cy="418338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a:stretch>
                      <a:fillRect/>
                    </a:stretch>
                  </pic:blipFill>
                  <pic:spPr>
                    <a:xfrm>
                      <a:off x="0" y="0"/>
                      <a:ext cx="5943600" cy="4183380"/>
                    </a:xfrm>
                    <a:prstGeom prst="rect">
                      <a:avLst/>
                    </a:prstGeom>
                  </pic:spPr>
                </pic:pic>
              </a:graphicData>
            </a:graphic>
          </wp:inline>
        </w:drawing>
      </w:r>
    </w:p>
    <w:p w14:paraId="47D0B308" w14:textId="3C663C0C" w:rsidR="00726833" w:rsidRDefault="00D73714" w:rsidP="001A6DA5">
      <w:r w:rsidRPr="007443BB">
        <w:rPr>
          <w:b/>
        </w:rPr>
        <w:t xml:space="preserve">Fig. </w:t>
      </w:r>
      <w:r w:rsidR="004A2506">
        <w:rPr>
          <w:b/>
        </w:rPr>
        <w:t>2</w:t>
      </w:r>
      <w:r w:rsidRPr="00755125">
        <w:rPr>
          <w:b/>
        </w:rPr>
        <w:t>.</w:t>
      </w:r>
      <w:r>
        <w:t xml:space="preserve"> </w:t>
      </w:r>
      <w:r w:rsidR="00726833" w:rsidRPr="001B346E">
        <w:rPr>
          <w:b/>
          <w:bCs/>
        </w:rPr>
        <w:t xml:space="preserve">Project workflow uses pathway modeling and electronic health records to assess </w:t>
      </w:r>
      <w:r w:rsidR="00C32493">
        <w:rPr>
          <w:b/>
          <w:bCs/>
        </w:rPr>
        <w:t>DDIs predicted by network class</w:t>
      </w:r>
      <w:r w:rsidR="009A2C73">
        <w:t xml:space="preserve">. </w:t>
      </w:r>
      <w:r w:rsidR="001B346E">
        <w:t>(</w:t>
      </w:r>
      <w:r w:rsidR="001B346E">
        <w:rPr>
          <w:b/>
          <w:bCs/>
        </w:rPr>
        <w:t>A</w:t>
      </w:r>
      <w:r w:rsidR="001B346E">
        <w:t xml:space="preserve">) </w:t>
      </w:r>
      <w:r w:rsidR="00C32493">
        <w:t xml:space="preserve">Starting with drug-AR relationships from drug labels, we used PPI modeling and network classification to predict DDIs. We filtered those DDIs using TWOSIDES for further validation. </w:t>
      </w:r>
      <w:r w:rsidR="001B346E">
        <w:t>(</w:t>
      </w:r>
      <w:r w:rsidR="001B346E">
        <w:rPr>
          <w:b/>
          <w:bCs/>
        </w:rPr>
        <w:t>B</w:t>
      </w:r>
      <w:r w:rsidR="001B346E">
        <w:t xml:space="preserve">) </w:t>
      </w:r>
      <w:r w:rsidR="00C32493">
        <w:t xml:space="preserve">The starting drug-AR dataset comprised 1970 drugs </w:t>
      </w:r>
      <w:proofErr w:type="spellStart"/>
      <w:r w:rsidR="00C32493">
        <w:lastRenderedPageBreak/>
        <w:t>associed</w:t>
      </w:r>
      <w:proofErr w:type="spellEnd"/>
      <w:r w:rsidR="00C32493">
        <w:t xml:space="preserve"> with 34 different adverse reactions (ARs). For the 970 drugs with targets connected to our interactome, we constructed networks and looked for downstream associations to ARs. We used downstream proteins to define network classes and predicted DDIs where non-AR drugs targeted downstream proteins. </w:t>
      </w:r>
      <w:r w:rsidR="00C93488">
        <w:t>The figure depicts a hypothetical “GENE A” class based on the downstream protein, “A”.</w:t>
      </w:r>
      <w:r w:rsidR="001B346E">
        <w:t xml:space="preserve"> </w:t>
      </w:r>
      <w:r w:rsidR="00230787">
        <w:t>(</w:t>
      </w:r>
      <w:r w:rsidR="00230787">
        <w:rPr>
          <w:b/>
          <w:bCs/>
        </w:rPr>
        <w:t>C</w:t>
      </w:r>
      <w:r w:rsidR="00230787">
        <w:t xml:space="preserve">) </w:t>
      </w:r>
      <w:r w:rsidR="00C32493">
        <w:t>We validated predicted DDIs by measuring hazard ratios between “network” and “non-network” classes with (top row) and without (bottom row) the predicted combination drug and take the ratio of HRs to estimate the DDI effect.</w:t>
      </w:r>
      <w:r w:rsidR="00C93488">
        <w:t xml:space="preserve"> Hypothetical example shown to depict experimental set-up.</w:t>
      </w:r>
    </w:p>
    <w:p w14:paraId="5F0BDA4F" w14:textId="69B0E5EE" w:rsidR="00DC0B91" w:rsidRDefault="00DC0B91" w:rsidP="00D73714">
      <w:pPr>
        <w:pStyle w:val="Legend"/>
      </w:pPr>
    </w:p>
    <w:p w14:paraId="43AE8119" w14:textId="5B62FB9E" w:rsidR="00E257ED" w:rsidRDefault="00601C01" w:rsidP="00D73714">
      <w:pPr>
        <w:pStyle w:val="Legend"/>
      </w:pPr>
      <w:commentRangeStart w:id="6"/>
      <w:r>
        <w:rPr>
          <w:b/>
          <w:bCs/>
          <w:noProof/>
        </w:rPr>
        <w:drawing>
          <wp:inline distT="0" distB="0" distL="0" distR="0" wp14:anchorId="44288A30" wp14:editId="3945C11F">
            <wp:extent cx="5943600" cy="340868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5943600" cy="3408680"/>
                    </a:xfrm>
                    <a:prstGeom prst="rect">
                      <a:avLst/>
                    </a:prstGeom>
                  </pic:spPr>
                </pic:pic>
              </a:graphicData>
            </a:graphic>
          </wp:inline>
        </w:drawing>
      </w:r>
      <w:commentRangeEnd w:id="6"/>
      <w:r w:rsidR="00F70B41">
        <w:rPr>
          <w:rStyle w:val="CommentReference"/>
          <w:kern w:val="0"/>
        </w:rPr>
        <w:commentReference w:id="6"/>
      </w:r>
      <w:r w:rsidR="00E02FEF" w:rsidRPr="00E02FEF">
        <w:rPr>
          <w:b/>
          <w:bCs/>
        </w:rPr>
        <w:t xml:space="preserve"> </w:t>
      </w:r>
      <w:r w:rsidR="00E02FEF">
        <w:rPr>
          <w:b/>
          <w:bCs/>
        </w:rPr>
        <w:t xml:space="preserve">Fig. 3. Drug networks have common target and downstream proteins across and within ARs. </w:t>
      </w:r>
      <w:r w:rsidR="00E257ED">
        <w:t>(</w:t>
      </w:r>
      <w:r w:rsidR="00E257ED">
        <w:rPr>
          <w:b/>
          <w:bCs/>
        </w:rPr>
        <w:t>A</w:t>
      </w:r>
      <w:r w:rsidR="00E257ED">
        <w:t xml:space="preserve">) </w:t>
      </w:r>
      <w:r w:rsidR="00E02FEF">
        <w:t>The most common target (red) and downstream (grey) proteins (rows) for all drug networks associated with</w:t>
      </w:r>
      <w:r w:rsidR="00E257ED">
        <w:t xml:space="preserve"> 24 </w:t>
      </w:r>
      <w:r w:rsidR="00467130">
        <w:t>ARs</w:t>
      </w:r>
      <w:r w:rsidR="00E02FEF">
        <w:t xml:space="preserve"> (columns)</w:t>
      </w:r>
      <w:r w:rsidR="00E257ED">
        <w:t>.</w:t>
      </w:r>
      <w:r w:rsidR="003171FC">
        <w:t xml:space="preserve"> Protein count indicates in how many drug networks</w:t>
      </w:r>
      <w:r w:rsidR="00E257ED">
        <w:t xml:space="preserve"> </w:t>
      </w:r>
      <w:r w:rsidR="003171FC">
        <w:lastRenderedPageBreak/>
        <w:t xml:space="preserve">the protein appears </w:t>
      </w:r>
      <w:r w:rsidR="00E775E1">
        <w:t>(</w:t>
      </w:r>
      <w:r w:rsidR="00E775E1">
        <w:rPr>
          <w:b/>
          <w:bCs/>
        </w:rPr>
        <w:t>B</w:t>
      </w:r>
      <w:r w:rsidR="00E775E1">
        <w:t xml:space="preserve">) </w:t>
      </w:r>
      <w:r w:rsidR="006443BE">
        <w:t>Target (red) and downstream (grey) proteins</w:t>
      </w:r>
      <w:r w:rsidR="000D1C91">
        <w:t xml:space="preserve"> (columns)</w:t>
      </w:r>
      <w:r w:rsidR="006443BE">
        <w:t xml:space="preserve"> for all sepsis-associated drug</w:t>
      </w:r>
      <w:r w:rsidR="000D1C91">
        <w:t>s networks (rows)</w:t>
      </w:r>
      <w:r w:rsidR="006443BE">
        <w:t>.</w:t>
      </w:r>
    </w:p>
    <w:p w14:paraId="501A0B4C" w14:textId="77777777" w:rsidR="0086765A" w:rsidRDefault="0086765A" w:rsidP="00D73714">
      <w:pPr>
        <w:pStyle w:val="Legend"/>
      </w:pPr>
    </w:p>
    <w:tbl>
      <w:tblPr>
        <w:tblW w:w="9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377"/>
        <w:gridCol w:w="2038"/>
        <w:gridCol w:w="1917"/>
        <w:gridCol w:w="2673"/>
        <w:gridCol w:w="1817"/>
      </w:tblGrid>
      <w:tr w:rsidR="0086765A" w:rsidRPr="0086765A" w14:paraId="74BCC609" w14:textId="77777777" w:rsidTr="0086765A">
        <w:trPr>
          <w:trHeight w:val="430"/>
        </w:trPr>
        <w:tc>
          <w:tcPr>
            <w:tcW w:w="1377" w:type="dxa"/>
            <w:shd w:val="clear" w:color="auto" w:fill="auto"/>
            <w:tcMar>
              <w:top w:w="15" w:type="dxa"/>
              <w:left w:w="15" w:type="dxa"/>
              <w:bottom w:w="0" w:type="dxa"/>
              <w:right w:w="15" w:type="dxa"/>
            </w:tcMar>
            <w:vAlign w:val="center"/>
            <w:hideMark/>
          </w:tcPr>
          <w:p w14:paraId="1EE7B846" w14:textId="1BAD661D" w:rsidR="0086765A" w:rsidRPr="0086765A" w:rsidRDefault="0086765A" w:rsidP="0086765A">
            <w:pPr>
              <w:pStyle w:val="Legend"/>
              <w:adjustRightInd w:val="0"/>
              <w:spacing w:before="0"/>
              <w:jc w:val="center"/>
              <w:rPr>
                <w:sz w:val="22"/>
                <w:szCs w:val="22"/>
              </w:rPr>
            </w:pPr>
            <w:r>
              <w:rPr>
                <w:b/>
                <w:bCs/>
                <w:sz w:val="22"/>
                <w:szCs w:val="22"/>
              </w:rPr>
              <w:t>Combo drug</w:t>
            </w:r>
          </w:p>
        </w:tc>
        <w:tc>
          <w:tcPr>
            <w:tcW w:w="2038" w:type="dxa"/>
            <w:shd w:val="clear" w:color="auto" w:fill="auto"/>
            <w:tcMar>
              <w:top w:w="15" w:type="dxa"/>
              <w:left w:w="15" w:type="dxa"/>
              <w:bottom w:w="0" w:type="dxa"/>
              <w:right w:w="15" w:type="dxa"/>
            </w:tcMar>
            <w:vAlign w:val="center"/>
            <w:hideMark/>
          </w:tcPr>
          <w:p w14:paraId="3A9506A9" w14:textId="24683020" w:rsidR="0086765A" w:rsidRPr="0086765A" w:rsidRDefault="0086765A" w:rsidP="0086765A">
            <w:pPr>
              <w:pStyle w:val="Legend"/>
              <w:adjustRightInd w:val="0"/>
              <w:spacing w:before="0"/>
              <w:jc w:val="center"/>
              <w:rPr>
                <w:sz w:val="22"/>
                <w:szCs w:val="22"/>
              </w:rPr>
            </w:pPr>
            <w:r>
              <w:rPr>
                <w:b/>
                <w:bCs/>
                <w:sz w:val="22"/>
                <w:szCs w:val="22"/>
              </w:rPr>
              <w:t>DME-associated drug</w:t>
            </w:r>
          </w:p>
        </w:tc>
        <w:tc>
          <w:tcPr>
            <w:tcW w:w="1917" w:type="dxa"/>
            <w:shd w:val="clear" w:color="auto" w:fill="auto"/>
            <w:tcMar>
              <w:top w:w="15" w:type="dxa"/>
              <w:left w:w="15" w:type="dxa"/>
              <w:bottom w:w="0" w:type="dxa"/>
              <w:right w:w="15" w:type="dxa"/>
            </w:tcMar>
            <w:vAlign w:val="center"/>
            <w:hideMark/>
          </w:tcPr>
          <w:p w14:paraId="022D41D6" w14:textId="77777777" w:rsidR="0086765A" w:rsidRPr="0086765A" w:rsidRDefault="0086765A" w:rsidP="0086765A">
            <w:pPr>
              <w:pStyle w:val="Legend"/>
              <w:adjustRightInd w:val="0"/>
              <w:spacing w:before="0"/>
              <w:jc w:val="center"/>
              <w:rPr>
                <w:sz w:val="22"/>
                <w:szCs w:val="22"/>
              </w:rPr>
            </w:pPr>
            <w:r w:rsidRPr="0086765A">
              <w:rPr>
                <w:b/>
                <w:bCs/>
                <w:sz w:val="22"/>
                <w:szCs w:val="22"/>
              </w:rPr>
              <w:t xml:space="preserve">Adverse event </w:t>
            </w:r>
            <w:r w:rsidRPr="0086765A">
              <w:rPr>
                <w:b/>
                <w:bCs/>
                <w:sz w:val="22"/>
                <w:szCs w:val="22"/>
              </w:rPr>
              <w:br/>
              <w:t>search term</w:t>
            </w:r>
          </w:p>
        </w:tc>
        <w:tc>
          <w:tcPr>
            <w:tcW w:w="2673" w:type="dxa"/>
            <w:shd w:val="clear" w:color="auto" w:fill="auto"/>
            <w:tcMar>
              <w:top w:w="15" w:type="dxa"/>
              <w:left w:w="15" w:type="dxa"/>
              <w:bottom w:w="0" w:type="dxa"/>
              <w:right w:w="15" w:type="dxa"/>
            </w:tcMar>
            <w:vAlign w:val="center"/>
            <w:hideMark/>
          </w:tcPr>
          <w:p w14:paraId="1D436A50" w14:textId="77777777" w:rsidR="0086765A" w:rsidRPr="0086765A" w:rsidRDefault="0086765A" w:rsidP="0086765A">
            <w:pPr>
              <w:pStyle w:val="Legend"/>
              <w:adjustRightInd w:val="0"/>
              <w:spacing w:before="0"/>
              <w:jc w:val="center"/>
              <w:rPr>
                <w:sz w:val="22"/>
                <w:szCs w:val="22"/>
              </w:rPr>
            </w:pPr>
            <w:r w:rsidRPr="0086765A">
              <w:rPr>
                <w:b/>
                <w:bCs/>
                <w:sz w:val="22"/>
                <w:szCs w:val="22"/>
              </w:rPr>
              <w:t xml:space="preserve">TWOSIDES </w:t>
            </w:r>
            <w:r w:rsidRPr="0086765A">
              <w:rPr>
                <w:b/>
                <w:bCs/>
                <w:sz w:val="22"/>
                <w:szCs w:val="22"/>
              </w:rPr>
              <w:br/>
              <w:t>condition name</w:t>
            </w:r>
          </w:p>
        </w:tc>
        <w:tc>
          <w:tcPr>
            <w:tcW w:w="1817" w:type="dxa"/>
            <w:shd w:val="clear" w:color="auto" w:fill="auto"/>
            <w:tcMar>
              <w:top w:w="15" w:type="dxa"/>
              <w:left w:w="15" w:type="dxa"/>
              <w:bottom w:w="0" w:type="dxa"/>
              <w:right w:w="15" w:type="dxa"/>
            </w:tcMar>
            <w:vAlign w:val="center"/>
            <w:hideMark/>
          </w:tcPr>
          <w:p w14:paraId="3E52420D" w14:textId="77777777" w:rsidR="0086765A" w:rsidRPr="0086765A" w:rsidRDefault="0086765A" w:rsidP="0086765A">
            <w:pPr>
              <w:pStyle w:val="Legend"/>
              <w:adjustRightInd w:val="0"/>
              <w:spacing w:before="0"/>
              <w:jc w:val="center"/>
              <w:rPr>
                <w:sz w:val="22"/>
                <w:szCs w:val="22"/>
              </w:rPr>
            </w:pPr>
            <w:r w:rsidRPr="0086765A">
              <w:rPr>
                <w:b/>
                <w:bCs/>
                <w:sz w:val="22"/>
                <w:szCs w:val="22"/>
              </w:rPr>
              <w:t>PRR</w:t>
            </w:r>
          </w:p>
        </w:tc>
      </w:tr>
      <w:tr w:rsidR="0086765A" w:rsidRPr="0086765A" w14:paraId="0577029A" w14:textId="77777777" w:rsidTr="0086765A">
        <w:trPr>
          <w:trHeight w:val="430"/>
        </w:trPr>
        <w:tc>
          <w:tcPr>
            <w:tcW w:w="1377" w:type="dxa"/>
            <w:vMerge w:val="restart"/>
            <w:shd w:val="clear" w:color="auto" w:fill="auto"/>
            <w:tcMar>
              <w:top w:w="15" w:type="dxa"/>
              <w:left w:w="15" w:type="dxa"/>
              <w:bottom w:w="0" w:type="dxa"/>
              <w:right w:w="15" w:type="dxa"/>
            </w:tcMar>
            <w:vAlign w:val="center"/>
            <w:hideMark/>
          </w:tcPr>
          <w:p w14:paraId="090634E5" w14:textId="77777777" w:rsidR="0086765A" w:rsidRPr="0086765A" w:rsidRDefault="0086765A" w:rsidP="0086765A">
            <w:pPr>
              <w:pStyle w:val="Legend"/>
              <w:adjustRightInd w:val="0"/>
              <w:spacing w:before="0"/>
              <w:jc w:val="center"/>
              <w:rPr>
                <w:sz w:val="22"/>
                <w:szCs w:val="22"/>
              </w:rPr>
            </w:pPr>
            <w:r w:rsidRPr="0086765A">
              <w:rPr>
                <w:sz w:val="22"/>
                <w:szCs w:val="22"/>
              </w:rPr>
              <w:t>aspirin</w:t>
            </w:r>
          </w:p>
        </w:tc>
        <w:tc>
          <w:tcPr>
            <w:tcW w:w="2038" w:type="dxa"/>
            <w:vMerge w:val="restart"/>
            <w:shd w:val="clear" w:color="auto" w:fill="auto"/>
            <w:tcMar>
              <w:top w:w="15" w:type="dxa"/>
              <w:left w:w="15" w:type="dxa"/>
              <w:bottom w:w="0" w:type="dxa"/>
              <w:right w:w="15" w:type="dxa"/>
            </w:tcMar>
            <w:vAlign w:val="center"/>
            <w:hideMark/>
          </w:tcPr>
          <w:p w14:paraId="4E27DEC7" w14:textId="77777777" w:rsidR="0086765A" w:rsidRPr="0086765A" w:rsidRDefault="0086765A" w:rsidP="0086765A">
            <w:pPr>
              <w:pStyle w:val="Legend"/>
              <w:adjustRightInd w:val="0"/>
              <w:spacing w:before="0"/>
              <w:jc w:val="center"/>
              <w:rPr>
                <w:sz w:val="22"/>
                <w:szCs w:val="22"/>
              </w:rPr>
            </w:pPr>
            <w:r w:rsidRPr="0086765A">
              <w:rPr>
                <w:sz w:val="22"/>
                <w:szCs w:val="22"/>
              </w:rPr>
              <w:t>aripiprazole</w:t>
            </w:r>
          </w:p>
        </w:tc>
        <w:tc>
          <w:tcPr>
            <w:tcW w:w="1917" w:type="dxa"/>
            <w:vMerge w:val="restart"/>
            <w:shd w:val="clear" w:color="auto" w:fill="auto"/>
            <w:tcMar>
              <w:top w:w="15" w:type="dxa"/>
              <w:left w:w="15" w:type="dxa"/>
              <w:bottom w:w="0" w:type="dxa"/>
              <w:right w:w="15" w:type="dxa"/>
            </w:tcMar>
            <w:vAlign w:val="center"/>
            <w:hideMark/>
          </w:tcPr>
          <w:p w14:paraId="6A9A4ADD" w14:textId="77777777" w:rsidR="0086765A" w:rsidRPr="0086765A" w:rsidRDefault="0086765A" w:rsidP="0086765A">
            <w:pPr>
              <w:pStyle w:val="Legend"/>
              <w:adjustRightInd w:val="0"/>
              <w:spacing w:before="0"/>
              <w:jc w:val="center"/>
              <w:rPr>
                <w:sz w:val="22"/>
                <w:szCs w:val="22"/>
              </w:rPr>
            </w:pPr>
            <w:r w:rsidRPr="0086765A">
              <w:rPr>
                <w:sz w:val="22"/>
                <w:szCs w:val="22"/>
              </w:rPr>
              <w:t>pancreatitis</w:t>
            </w:r>
          </w:p>
        </w:tc>
        <w:tc>
          <w:tcPr>
            <w:tcW w:w="2673" w:type="dxa"/>
            <w:shd w:val="clear" w:color="auto" w:fill="auto"/>
            <w:tcMar>
              <w:top w:w="15" w:type="dxa"/>
              <w:left w:w="15" w:type="dxa"/>
              <w:bottom w:w="0" w:type="dxa"/>
              <w:right w:w="15" w:type="dxa"/>
            </w:tcMar>
            <w:vAlign w:val="center"/>
            <w:hideMark/>
          </w:tcPr>
          <w:p w14:paraId="3C36E092" w14:textId="77777777" w:rsidR="0086765A" w:rsidRPr="0086765A" w:rsidRDefault="0086765A" w:rsidP="0086765A">
            <w:pPr>
              <w:pStyle w:val="Legend"/>
              <w:adjustRightInd w:val="0"/>
              <w:spacing w:before="0"/>
              <w:jc w:val="center"/>
              <w:rPr>
                <w:sz w:val="22"/>
                <w:szCs w:val="22"/>
              </w:rPr>
            </w:pPr>
            <w:r w:rsidRPr="0086765A">
              <w:rPr>
                <w:sz w:val="22"/>
                <w:szCs w:val="22"/>
              </w:rPr>
              <w:t>pancreatitis chronic</w:t>
            </w:r>
          </w:p>
        </w:tc>
        <w:tc>
          <w:tcPr>
            <w:tcW w:w="1817" w:type="dxa"/>
            <w:shd w:val="clear" w:color="auto" w:fill="auto"/>
            <w:tcMar>
              <w:top w:w="15" w:type="dxa"/>
              <w:left w:w="15" w:type="dxa"/>
              <w:bottom w:w="0" w:type="dxa"/>
              <w:right w:w="15" w:type="dxa"/>
            </w:tcMar>
            <w:vAlign w:val="center"/>
            <w:hideMark/>
          </w:tcPr>
          <w:p w14:paraId="2052042D" w14:textId="77777777" w:rsidR="0086765A" w:rsidRPr="0086765A" w:rsidRDefault="0086765A" w:rsidP="0086765A">
            <w:pPr>
              <w:pStyle w:val="Legend"/>
              <w:adjustRightInd w:val="0"/>
              <w:spacing w:before="0"/>
              <w:jc w:val="center"/>
              <w:rPr>
                <w:sz w:val="22"/>
                <w:szCs w:val="22"/>
              </w:rPr>
            </w:pPr>
            <w:r w:rsidRPr="0086765A">
              <w:rPr>
                <w:sz w:val="22"/>
                <w:szCs w:val="22"/>
              </w:rPr>
              <w:t>20</w:t>
            </w:r>
          </w:p>
        </w:tc>
      </w:tr>
      <w:tr w:rsidR="0086765A" w:rsidRPr="0086765A" w14:paraId="78EA2529" w14:textId="77777777" w:rsidTr="0086765A">
        <w:trPr>
          <w:trHeight w:val="430"/>
        </w:trPr>
        <w:tc>
          <w:tcPr>
            <w:tcW w:w="1377" w:type="dxa"/>
            <w:vMerge/>
            <w:shd w:val="clear" w:color="auto" w:fill="auto"/>
            <w:vAlign w:val="center"/>
            <w:hideMark/>
          </w:tcPr>
          <w:p w14:paraId="41AB6FAA" w14:textId="77777777" w:rsidR="0086765A" w:rsidRPr="0086765A" w:rsidRDefault="0086765A" w:rsidP="0086765A">
            <w:pPr>
              <w:pStyle w:val="Legend"/>
              <w:adjustRightInd w:val="0"/>
              <w:spacing w:before="0"/>
              <w:jc w:val="center"/>
              <w:rPr>
                <w:sz w:val="22"/>
                <w:szCs w:val="22"/>
              </w:rPr>
            </w:pPr>
          </w:p>
        </w:tc>
        <w:tc>
          <w:tcPr>
            <w:tcW w:w="2038" w:type="dxa"/>
            <w:vMerge/>
            <w:shd w:val="clear" w:color="auto" w:fill="auto"/>
            <w:vAlign w:val="center"/>
            <w:hideMark/>
          </w:tcPr>
          <w:p w14:paraId="68E79C8E" w14:textId="77777777" w:rsidR="0086765A" w:rsidRPr="0086765A" w:rsidRDefault="0086765A" w:rsidP="0086765A">
            <w:pPr>
              <w:pStyle w:val="Legend"/>
              <w:adjustRightInd w:val="0"/>
              <w:spacing w:before="0"/>
              <w:jc w:val="center"/>
              <w:rPr>
                <w:sz w:val="22"/>
                <w:szCs w:val="22"/>
              </w:rPr>
            </w:pPr>
          </w:p>
        </w:tc>
        <w:tc>
          <w:tcPr>
            <w:tcW w:w="1917" w:type="dxa"/>
            <w:vMerge/>
            <w:shd w:val="clear" w:color="auto" w:fill="auto"/>
            <w:vAlign w:val="center"/>
            <w:hideMark/>
          </w:tcPr>
          <w:p w14:paraId="186DDE96" w14:textId="77777777" w:rsidR="0086765A" w:rsidRPr="0086765A" w:rsidRDefault="0086765A" w:rsidP="0086765A">
            <w:pPr>
              <w:pStyle w:val="Legend"/>
              <w:adjustRightInd w:val="0"/>
              <w:spacing w:before="0"/>
              <w:jc w:val="center"/>
              <w:rPr>
                <w:sz w:val="22"/>
                <w:szCs w:val="22"/>
              </w:rPr>
            </w:pPr>
          </w:p>
        </w:tc>
        <w:tc>
          <w:tcPr>
            <w:tcW w:w="2673" w:type="dxa"/>
            <w:shd w:val="clear" w:color="auto" w:fill="auto"/>
            <w:tcMar>
              <w:top w:w="15" w:type="dxa"/>
              <w:left w:w="15" w:type="dxa"/>
              <w:bottom w:w="0" w:type="dxa"/>
              <w:right w:w="15" w:type="dxa"/>
            </w:tcMar>
            <w:vAlign w:val="center"/>
            <w:hideMark/>
          </w:tcPr>
          <w:p w14:paraId="4A00E2A7" w14:textId="77777777" w:rsidR="0086765A" w:rsidRPr="0086765A" w:rsidRDefault="0086765A" w:rsidP="0086765A">
            <w:pPr>
              <w:pStyle w:val="Legend"/>
              <w:adjustRightInd w:val="0"/>
              <w:spacing w:before="0"/>
              <w:jc w:val="center"/>
              <w:rPr>
                <w:sz w:val="22"/>
                <w:szCs w:val="22"/>
              </w:rPr>
            </w:pPr>
            <w:r w:rsidRPr="0086765A">
              <w:rPr>
                <w:sz w:val="22"/>
                <w:szCs w:val="22"/>
              </w:rPr>
              <w:t>pancreatitis relapsing</w:t>
            </w:r>
          </w:p>
        </w:tc>
        <w:tc>
          <w:tcPr>
            <w:tcW w:w="1817" w:type="dxa"/>
            <w:shd w:val="clear" w:color="auto" w:fill="auto"/>
            <w:tcMar>
              <w:top w:w="15" w:type="dxa"/>
              <w:left w:w="15" w:type="dxa"/>
              <w:bottom w:w="0" w:type="dxa"/>
              <w:right w:w="15" w:type="dxa"/>
            </w:tcMar>
            <w:vAlign w:val="center"/>
            <w:hideMark/>
          </w:tcPr>
          <w:p w14:paraId="1F04096C" w14:textId="77777777" w:rsidR="0086765A" w:rsidRPr="0086765A" w:rsidRDefault="0086765A" w:rsidP="0086765A">
            <w:pPr>
              <w:pStyle w:val="Legend"/>
              <w:adjustRightInd w:val="0"/>
              <w:spacing w:before="0"/>
              <w:jc w:val="center"/>
              <w:rPr>
                <w:sz w:val="22"/>
                <w:szCs w:val="22"/>
              </w:rPr>
            </w:pPr>
            <w:r w:rsidRPr="0086765A">
              <w:rPr>
                <w:sz w:val="22"/>
                <w:szCs w:val="22"/>
              </w:rPr>
              <w:t>20</w:t>
            </w:r>
          </w:p>
        </w:tc>
      </w:tr>
      <w:tr w:rsidR="0086765A" w:rsidRPr="0086765A" w14:paraId="0BC423A4" w14:textId="77777777" w:rsidTr="0086765A">
        <w:trPr>
          <w:trHeight w:val="430"/>
        </w:trPr>
        <w:tc>
          <w:tcPr>
            <w:tcW w:w="1377" w:type="dxa"/>
            <w:vMerge/>
            <w:shd w:val="clear" w:color="auto" w:fill="auto"/>
            <w:vAlign w:val="center"/>
            <w:hideMark/>
          </w:tcPr>
          <w:p w14:paraId="49A08730" w14:textId="77777777" w:rsidR="0086765A" w:rsidRPr="0086765A" w:rsidRDefault="0086765A" w:rsidP="0086765A">
            <w:pPr>
              <w:pStyle w:val="Legend"/>
              <w:adjustRightInd w:val="0"/>
              <w:spacing w:before="0"/>
              <w:jc w:val="center"/>
              <w:rPr>
                <w:sz w:val="22"/>
                <w:szCs w:val="22"/>
              </w:rPr>
            </w:pPr>
          </w:p>
        </w:tc>
        <w:tc>
          <w:tcPr>
            <w:tcW w:w="2038" w:type="dxa"/>
            <w:vMerge/>
            <w:shd w:val="clear" w:color="auto" w:fill="auto"/>
            <w:vAlign w:val="center"/>
            <w:hideMark/>
          </w:tcPr>
          <w:p w14:paraId="2E6F087E" w14:textId="77777777" w:rsidR="0086765A" w:rsidRPr="0086765A" w:rsidRDefault="0086765A" w:rsidP="0086765A">
            <w:pPr>
              <w:pStyle w:val="Legend"/>
              <w:adjustRightInd w:val="0"/>
              <w:spacing w:before="0"/>
              <w:jc w:val="center"/>
              <w:rPr>
                <w:sz w:val="22"/>
                <w:szCs w:val="22"/>
              </w:rPr>
            </w:pPr>
          </w:p>
        </w:tc>
        <w:tc>
          <w:tcPr>
            <w:tcW w:w="1917" w:type="dxa"/>
            <w:vMerge/>
            <w:shd w:val="clear" w:color="auto" w:fill="auto"/>
            <w:vAlign w:val="center"/>
            <w:hideMark/>
          </w:tcPr>
          <w:p w14:paraId="74A58B42" w14:textId="77777777" w:rsidR="0086765A" w:rsidRPr="0086765A" w:rsidRDefault="0086765A" w:rsidP="0086765A">
            <w:pPr>
              <w:pStyle w:val="Legend"/>
              <w:adjustRightInd w:val="0"/>
              <w:spacing w:before="0"/>
              <w:jc w:val="center"/>
              <w:rPr>
                <w:sz w:val="22"/>
                <w:szCs w:val="22"/>
              </w:rPr>
            </w:pPr>
          </w:p>
        </w:tc>
        <w:tc>
          <w:tcPr>
            <w:tcW w:w="2673" w:type="dxa"/>
            <w:shd w:val="clear" w:color="auto" w:fill="auto"/>
            <w:tcMar>
              <w:top w:w="15" w:type="dxa"/>
              <w:left w:w="15" w:type="dxa"/>
              <w:bottom w:w="0" w:type="dxa"/>
              <w:right w:w="15" w:type="dxa"/>
            </w:tcMar>
            <w:vAlign w:val="center"/>
            <w:hideMark/>
          </w:tcPr>
          <w:p w14:paraId="0DDC59BE" w14:textId="77777777" w:rsidR="0086765A" w:rsidRPr="0086765A" w:rsidRDefault="0086765A" w:rsidP="0086765A">
            <w:pPr>
              <w:pStyle w:val="Legend"/>
              <w:adjustRightInd w:val="0"/>
              <w:spacing w:before="0"/>
              <w:jc w:val="center"/>
              <w:rPr>
                <w:sz w:val="22"/>
                <w:szCs w:val="22"/>
              </w:rPr>
            </w:pPr>
            <w:r w:rsidRPr="0086765A">
              <w:rPr>
                <w:sz w:val="22"/>
                <w:szCs w:val="22"/>
              </w:rPr>
              <w:t>pancreatitis acute</w:t>
            </w:r>
          </w:p>
        </w:tc>
        <w:tc>
          <w:tcPr>
            <w:tcW w:w="1817" w:type="dxa"/>
            <w:shd w:val="clear" w:color="auto" w:fill="auto"/>
            <w:tcMar>
              <w:top w:w="15" w:type="dxa"/>
              <w:left w:w="15" w:type="dxa"/>
              <w:bottom w:w="0" w:type="dxa"/>
              <w:right w:w="15" w:type="dxa"/>
            </w:tcMar>
            <w:vAlign w:val="center"/>
            <w:hideMark/>
          </w:tcPr>
          <w:p w14:paraId="596B7DC0" w14:textId="77777777" w:rsidR="0086765A" w:rsidRPr="0086765A" w:rsidRDefault="0086765A" w:rsidP="0086765A">
            <w:pPr>
              <w:pStyle w:val="Legend"/>
              <w:adjustRightInd w:val="0"/>
              <w:spacing w:before="0"/>
              <w:jc w:val="center"/>
              <w:rPr>
                <w:sz w:val="22"/>
                <w:szCs w:val="22"/>
              </w:rPr>
            </w:pPr>
            <w:r w:rsidRPr="0086765A">
              <w:rPr>
                <w:sz w:val="22"/>
                <w:szCs w:val="22"/>
              </w:rPr>
              <w:t>12.1053</w:t>
            </w:r>
          </w:p>
        </w:tc>
      </w:tr>
      <w:tr w:rsidR="0086765A" w:rsidRPr="0086765A" w14:paraId="7A41273A" w14:textId="77777777" w:rsidTr="0086765A">
        <w:trPr>
          <w:trHeight w:val="430"/>
        </w:trPr>
        <w:tc>
          <w:tcPr>
            <w:tcW w:w="1377" w:type="dxa"/>
            <w:vMerge/>
            <w:shd w:val="clear" w:color="auto" w:fill="auto"/>
            <w:vAlign w:val="center"/>
            <w:hideMark/>
          </w:tcPr>
          <w:p w14:paraId="7E980BD6" w14:textId="77777777" w:rsidR="0086765A" w:rsidRPr="0086765A" w:rsidRDefault="0086765A" w:rsidP="0086765A">
            <w:pPr>
              <w:pStyle w:val="Legend"/>
              <w:adjustRightInd w:val="0"/>
              <w:spacing w:before="0"/>
              <w:jc w:val="center"/>
              <w:rPr>
                <w:sz w:val="22"/>
                <w:szCs w:val="22"/>
              </w:rPr>
            </w:pPr>
          </w:p>
        </w:tc>
        <w:tc>
          <w:tcPr>
            <w:tcW w:w="2038" w:type="dxa"/>
            <w:vMerge/>
            <w:shd w:val="clear" w:color="auto" w:fill="auto"/>
            <w:vAlign w:val="center"/>
            <w:hideMark/>
          </w:tcPr>
          <w:p w14:paraId="2A0B18F7" w14:textId="77777777" w:rsidR="0086765A" w:rsidRPr="0086765A" w:rsidRDefault="0086765A" w:rsidP="0086765A">
            <w:pPr>
              <w:pStyle w:val="Legend"/>
              <w:adjustRightInd w:val="0"/>
              <w:spacing w:before="0"/>
              <w:jc w:val="center"/>
              <w:rPr>
                <w:sz w:val="22"/>
                <w:szCs w:val="22"/>
              </w:rPr>
            </w:pPr>
          </w:p>
        </w:tc>
        <w:tc>
          <w:tcPr>
            <w:tcW w:w="1917" w:type="dxa"/>
            <w:vMerge/>
            <w:shd w:val="clear" w:color="auto" w:fill="auto"/>
            <w:vAlign w:val="center"/>
            <w:hideMark/>
          </w:tcPr>
          <w:p w14:paraId="06C977E7" w14:textId="77777777" w:rsidR="0086765A" w:rsidRPr="0086765A" w:rsidRDefault="0086765A" w:rsidP="0086765A">
            <w:pPr>
              <w:pStyle w:val="Legend"/>
              <w:adjustRightInd w:val="0"/>
              <w:spacing w:before="0"/>
              <w:jc w:val="center"/>
              <w:rPr>
                <w:sz w:val="22"/>
                <w:szCs w:val="22"/>
              </w:rPr>
            </w:pPr>
          </w:p>
        </w:tc>
        <w:tc>
          <w:tcPr>
            <w:tcW w:w="2673" w:type="dxa"/>
            <w:shd w:val="clear" w:color="auto" w:fill="auto"/>
            <w:tcMar>
              <w:top w:w="15" w:type="dxa"/>
              <w:left w:w="15" w:type="dxa"/>
              <w:bottom w:w="0" w:type="dxa"/>
              <w:right w:w="15" w:type="dxa"/>
            </w:tcMar>
            <w:vAlign w:val="center"/>
            <w:hideMark/>
          </w:tcPr>
          <w:p w14:paraId="7A0986EC" w14:textId="77777777" w:rsidR="0086765A" w:rsidRPr="0086765A" w:rsidRDefault="0086765A" w:rsidP="0086765A">
            <w:pPr>
              <w:pStyle w:val="Legend"/>
              <w:adjustRightInd w:val="0"/>
              <w:spacing w:before="0"/>
              <w:jc w:val="center"/>
              <w:rPr>
                <w:sz w:val="22"/>
                <w:szCs w:val="22"/>
              </w:rPr>
            </w:pPr>
            <w:r w:rsidRPr="0086765A">
              <w:rPr>
                <w:sz w:val="22"/>
                <w:szCs w:val="22"/>
              </w:rPr>
              <w:t>pancreatitis</w:t>
            </w:r>
          </w:p>
        </w:tc>
        <w:tc>
          <w:tcPr>
            <w:tcW w:w="1817" w:type="dxa"/>
            <w:shd w:val="clear" w:color="auto" w:fill="auto"/>
            <w:tcMar>
              <w:top w:w="15" w:type="dxa"/>
              <w:left w:w="15" w:type="dxa"/>
              <w:bottom w:w="0" w:type="dxa"/>
              <w:right w:w="15" w:type="dxa"/>
            </w:tcMar>
            <w:vAlign w:val="center"/>
            <w:hideMark/>
          </w:tcPr>
          <w:p w14:paraId="5A89F9CE" w14:textId="77777777" w:rsidR="0086765A" w:rsidRPr="0086765A" w:rsidRDefault="0086765A" w:rsidP="0086765A">
            <w:pPr>
              <w:pStyle w:val="Legend"/>
              <w:adjustRightInd w:val="0"/>
              <w:spacing w:before="0"/>
              <w:jc w:val="center"/>
              <w:rPr>
                <w:sz w:val="22"/>
                <w:szCs w:val="22"/>
              </w:rPr>
            </w:pPr>
            <w:r w:rsidRPr="0086765A">
              <w:rPr>
                <w:sz w:val="22"/>
                <w:szCs w:val="22"/>
              </w:rPr>
              <w:t>7.56757</w:t>
            </w:r>
          </w:p>
        </w:tc>
      </w:tr>
      <w:tr w:rsidR="0086765A" w:rsidRPr="0086765A" w14:paraId="4F3580DB" w14:textId="77777777" w:rsidTr="0086765A">
        <w:trPr>
          <w:trHeight w:val="430"/>
        </w:trPr>
        <w:tc>
          <w:tcPr>
            <w:tcW w:w="1377" w:type="dxa"/>
            <w:vMerge/>
            <w:shd w:val="clear" w:color="auto" w:fill="auto"/>
            <w:vAlign w:val="center"/>
            <w:hideMark/>
          </w:tcPr>
          <w:p w14:paraId="308AE2A5" w14:textId="77777777" w:rsidR="0086765A" w:rsidRPr="0086765A" w:rsidRDefault="0086765A" w:rsidP="0086765A">
            <w:pPr>
              <w:pStyle w:val="Legend"/>
              <w:adjustRightInd w:val="0"/>
              <w:spacing w:before="0"/>
              <w:jc w:val="center"/>
              <w:rPr>
                <w:sz w:val="22"/>
                <w:szCs w:val="22"/>
              </w:rPr>
            </w:pPr>
          </w:p>
        </w:tc>
        <w:tc>
          <w:tcPr>
            <w:tcW w:w="2038" w:type="dxa"/>
            <w:shd w:val="clear" w:color="auto" w:fill="auto"/>
            <w:tcMar>
              <w:top w:w="15" w:type="dxa"/>
              <w:left w:w="15" w:type="dxa"/>
              <w:bottom w:w="0" w:type="dxa"/>
              <w:right w:w="15" w:type="dxa"/>
            </w:tcMar>
            <w:vAlign w:val="center"/>
            <w:hideMark/>
          </w:tcPr>
          <w:p w14:paraId="5B25901C" w14:textId="77777777" w:rsidR="0086765A" w:rsidRPr="0086765A" w:rsidRDefault="0086765A" w:rsidP="0086765A">
            <w:pPr>
              <w:pStyle w:val="Legend"/>
              <w:adjustRightInd w:val="0"/>
              <w:spacing w:before="0"/>
              <w:jc w:val="center"/>
              <w:rPr>
                <w:sz w:val="22"/>
                <w:szCs w:val="22"/>
              </w:rPr>
            </w:pPr>
            <w:r w:rsidRPr="0086765A">
              <w:rPr>
                <w:sz w:val="22"/>
                <w:szCs w:val="22"/>
              </w:rPr>
              <w:t>atropine</w:t>
            </w:r>
          </w:p>
        </w:tc>
        <w:tc>
          <w:tcPr>
            <w:tcW w:w="1917" w:type="dxa"/>
            <w:vMerge/>
            <w:shd w:val="clear" w:color="auto" w:fill="auto"/>
            <w:vAlign w:val="center"/>
            <w:hideMark/>
          </w:tcPr>
          <w:p w14:paraId="4B16568A" w14:textId="77777777" w:rsidR="0086765A" w:rsidRPr="0086765A" w:rsidRDefault="0086765A" w:rsidP="0086765A">
            <w:pPr>
              <w:pStyle w:val="Legend"/>
              <w:adjustRightInd w:val="0"/>
              <w:spacing w:before="0"/>
              <w:jc w:val="center"/>
              <w:rPr>
                <w:sz w:val="22"/>
                <w:szCs w:val="22"/>
              </w:rPr>
            </w:pPr>
          </w:p>
        </w:tc>
        <w:tc>
          <w:tcPr>
            <w:tcW w:w="2673" w:type="dxa"/>
            <w:shd w:val="clear" w:color="auto" w:fill="auto"/>
            <w:tcMar>
              <w:top w:w="15" w:type="dxa"/>
              <w:left w:w="15" w:type="dxa"/>
              <w:bottom w:w="0" w:type="dxa"/>
              <w:right w:w="15" w:type="dxa"/>
            </w:tcMar>
            <w:vAlign w:val="center"/>
            <w:hideMark/>
          </w:tcPr>
          <w:p w14:paraId="3302DA34" w14:textId="77777777" w:rsidR="0086765A" w:rsidRPr="0086765A" w:rsidRDefault="0086765A" w:rsidP="0086765A">
            <w:pPr>
              <w:pStyle w:val="Legend"/>
              <w:adjustRightInd w:val="0"/>
              <w:spacing w:before="0"/>
              <w:jc w:val="center"/>
              <w:rPr>
                <w:sz w:val="22"/>
                <w:szCs w:val="22"/>
              </w:rPr>
            </w:pPr>
            <w:r w:rsidRPr="0086765A">
              <w:rPr>
                <w:sz w:val="22"/>
                <w:szCs w:val="22"/>
              </w:rPr>
              <w:t>pancreatitis</w:t>
            </w:r>
          </w:p>
        </w:tc>
        <w:tc>
          <w:tcPr>
            <w:tcW w:w="1817" w:type="dxa"/>
            <w:shd w:val="clear" w:color="auto" w:fill="auto"/>
            <w:tcMar>
              <w:top w:w="15" w:type="dxa"/>
              <w:left w:w="15" w:type="dxa"/>
              <w:bottom w:w="0" w:type="dxa"/>
              <w:right w:w="15" w:type="dxa"/>
            </w:tcMar>
            <w:vAlign w:val="center"/>
            <w:hideMark/>
          </w:tcPr>
          <w:p w14:paraId="0F79D037" w14:textId="77777777" w:rsidR="0086765A" w:rsidRPr="0086765A" w:rsidRDefault="0086765A" w:rsidP="0086765A">
            <w:pPr>
              <w:pStyle w:val="Legend"/>
              <w:adjustRightInd w:val="0"/>
              <w:spacing w:before="0"/>
              <w:jc w:val="center"/>
              <w:rPr>
                <w:sz w:val="22"/>
                <w:szCs w:val="22"/>
              </w:rPr>
            </w:pPr>
            <w:r w:rsidRPr="0086765A">
              <w:rPr>
                <w:sz w:val="22"/>
                <w:szCs w:val="22"/>
              </w:rPr>
              <w:t>5</w:t>
            </w:r>
          </w:p>
        </w:tc>
      </w:tr>
      <w:tr w:rsidR="0086765A" w:rsidRPr="0086765A" w14:paraId="065EBB97" w14:textId="77777777" w:rsidTr="0086765A">
        <w:trPr>
          <w:trHeight w:val="430"/>
        </w:trPr>
        <w:tc>
          <w:tcPr>
            <w:tcW w:w="1377" w:type="dxa"/>
            <w:vMerge/>
            <w:shd w:val="clear" w:color="auto" w:fill="auto"/>
            <w:vAlign w:val="center"/>
            <w:hideMark/>
          </w:tcPr>
          <w:p w14:paraId="529D3836" w14:textId="77777777" w:rsidR="0086765A" w:rsidRPr="0086765A" w:rsidRDefault="0086765A" w:rsidP="0086765A">
            <w:pPr>
              <w:pStyle w:val="Legend"/>
              <w:adjustRightInd w:val="0"/>
              <w:spacing w:before="0"/>
              <w:jc w:val="center"/>
              <w:rPr>
                <w:sz w:val="22"/>
                <w:szCs w:val="22"/>
              </w:rPr>
            </w:pPr>
          </w:p>
        </w:tc>
        <w:tc>
          <w:tcPr>
            <w:tcW w:w="2038" w:type="dxa"/>
            <w:vMerge w:val="restart"/>
            <w:shd w:val="clear" w:color="auto" w:fill="auto"/>
            <w:tcMar>
              <w:top w:w="15" w:type="dxa"/>
              <w:left w:w="15" w:type="dxa"/>
              <w:bottom w:w="0" w:type="dxa"/>
              <w:right w:w="15" w:type="dxa"/>
            </w:tcMar>
            <w:vAlign w:val="center"/>
            <w:hideMark/>
          </w:tcPr>
          <w:p w14:paraId="7482439C" w14:textId="77777777" w:rsidR="0086765A" w:rsidRPr="0086765A" w:rsidRDefault="0086765A" w:rsidP="0086765A">
            <w:pPr>
              <w:pStyle w:val="Legend"/>
              <w:adjustRightInd w:val="0"/>
              <w:spacing w:before="0"/>
              <w:jc w:val="center"/>
              <w:rPr>
                <w:sz w:val="22"/>
                <w:szCs w:val="22"/>
              </w:rPr>
            </w:pPr>
            <w:r w:rsidRPr="0086765A">
              <w:rPr>
                <w:sz w:val="22"/>
                <w:szCs w:val="22"/>
              </w:rPr>
              <w:t>pramipexole</w:t>
            </w:r>
          </w:p>
        </w:tc>
        <w:tc>
          <w:tcPr>
            <w:tcW w:w="1917" w:type="dxa"/>
            <w:vMerge/>
            <w:shd w:val="clear" w:color="auto" w:fill="auto"/>
            <w:vAlign w:val="center"/>
            <w:hideMark/>
          </w:tcPr>
          <w:p w14:paraId="4468A943" w14:textId="77777777" w:rsidR="0086765A" w:rsidRPr="0086765A" w:rsidRDefault="0086765A" w:rsidP="0086765A">
            <w:pPr>
              <w:pStyle w:val="Legend"/>
              <w:adjustRightInd w:val="0"/>
              <w:spacing w:before="0"/>
              <w:jc w:val="center"/>
              <w:rPr>
                <w:sz w:val="22"/>
                <w:szCs w:val="22"/>
              </w:rPr>
            </w:pPr>
          </w:p>
        </w:tc>
        <w:tc>
          <w:tcPr>
            <w:tcW w:w="2673" w:type="dxa"/>
            <w:shd w:val="clear" w:color="auto" w:fill="auto"/>
            <w:tcMar>
              <w:top w:w="15" w:type="dxa"/>
              <w:left w:w="15" w:type="dxa"/>
              <w:bottom w:w="0" w:type="dxa"/>
              <w:right w:w="15" w:type="dxa"/>
            </w:tcMar>
            <w:vAlign w:val="center"/>
            <w:hideMark/>
          </w:tcPr>
          <w:p w14:paraId="7E325743" w14:textId="77777777" w:rsidR="0086765A" w:rsidRPr="0086765A" w:rsidRDefault="0086765A" w:rsidP="0086765A">
            <w:pPr>
              <w:pStyle w:val="Legend"/>
              <w:adjustRightInd w:val="0"/>
              <w:spacing w:before="0"/>
              <w:jc w:val="center"/>
              <w:rPr>
                <w:sz w:val="22"/>
                <w:szCs w:val="22"/>
              </w:rPr>
            </w:pPr>
            <w:r w:rsidRPr="0086765A">
              <w:rPr>
                <w:sz w:val="22"/>
                <w:szCs w:val="22"/>
              </w:rPr>
              <w:t>pancreatitis</w:t>
            </w:r>
          </w:p>
        </w:tc>
        <w:tc>
          <w:tcPr>
            <w:tcW w:w="1817" w:type="dxa"/>
            <w:shd w:val="clear" w:color="auto" w:fill="auto"/>
            <w:tcMar>
              <w:top w:w="15" w:type="dxa"/>
              <w:left w:w="15" w:type="dxa"/>
              <w:bottom w:w="0" w:type="dxa"/>
              <w:right w:w="15" w:type="dxa"/>
            </w:tcMar>
            <w:vAlign w:val="center"/>
            <w:hideMark/>
          </w:tcPr>
          <w:p w14:paraId="6C4AA311" w14:textId="77777777" w:rsidR="0086765A" w:rsidRPr="0086765A" w:rsidRDefault="0086765A" w:rsidP="0086765A">
            <w:pPr>
              <w:pStyle w:val="Legend"/>
              <w:adjustRightInd w:val="0"/>
              <w:spacing w:before="0"/>
              <w:jc w:val="center"/>
              <w:rPr>
                <w:sz w:val="22"/>
                <w:szCs w:val="22"/>
              </w:rPr>
            </w:pPr>
            <w:r w:rsidRPr="0086765A">
              <w:rPr>
                <w:sz w:val="22"/>
                <w:szCs w:val="22"/>
              </w:rPr>
              <w:t>1.5</w:t>
            </w:r>
          </w:p>
        </w:tc>
      </w:tr>
      <w:tr w:rsidR="0086765A" w:rsidRPr="0086765A" w14:paraId="65C8C00A" w14:textId="77777777" w:rsidTr="0086765A">
        <w:trPr>
          <w:trHeight w:val="430"/>
        </w:trPr>
        <w:tc>
          <w:tcPr>
            <w:tcW w:w="1377" w:type="dxa"/>
            <w:vMerge/>
            <w:shd w:val="clear" w:color="auto" w:fill="auto"/>
            <w:vAlign w:val="center"/>
            <w:hideMark/>
          </w:tcPr>
          <w:p w14:paraId="7B4F3F6F" w14:textId="77777777" w:rsidR="0086765A" w:rsidRPr="0086765A" w:rsidRDefault="0086765A" w:rsidP="0086765A">
            <w:pPr>
              <w:pStyle w:val="Legend"/>
              <w:adjustRightInd w:val="0"/>
              <w:spacing w:before="0"/>
              <w:jc w:val="center"/>
              <w:rPr>
                <w:sz w:val="22"/>
                <w:szCs w:val="22"/>
              </w:rPr>
            </w:pPr>
          </w:p>
        </w:tc>
        <w:tc>
          <w:tcPr>
            <w:tcW w:w="2038" w:type="dxa"/>
            <w:vMerge/>
            <w:shd w:val="clear" w:color="auto" w:fill="auto"/>
            <w:vAlign w:val="center"/>
            <w:hideMark/>
          </w:tcPr>
          <w:p w14:paraId="2A416C47" w14:textId="77777777" w:rsidR="0086765A" w:rsidRPr="0086765A" w:rsidRDefault="0086765A" w:rsidP="0086765A">
            <w:pPr>
              <w:pStyle w:val="Legend"/>
              <w:adjustRightInd w:val="0"/>
              <w:spacing w:before="0"/>
              <w:jc w:val="center"/>
              <w:rPr>
                <w:sz w:val="22"/>
                <w:szCs w:val="22"/>
              </w:rPr>
            </w:pPr>
          </w:p>
        </w:tc>
        <w:tc>
          <w:tcPr>
            <w:tcW w:w="1917" w:type="dxa"/>
            <w:vMerge/>
            <w:shd w:val="clear" w:color="auto" w:fill="auto"/>
            <w:vAlign w:val="center"/>
            <w:hideMark/>
          </w:tcPr>
          <w:p w14:paraId="2AE3A973" w14:textId="77777777" w:rsidR="0086765A" w:rsidRPr="0086765A" w:rsidRDefault="0086765A" w:rsidP="0086765A">
            <w:pPr>
              <w:pStyle w:val="Legend"/>
              <w:adjustRightInd w:val="0"/>
              <w:spacing w:before="0"/>
              <w:jc w:val="center"/>
              <w:rPr>
                <w:sz w:val="22"/>
                <w:szCs w:val="22"/>
              </w:rPr>
            </w:pPr>
          </w:p>
        </w:tc>
        <w:tc>
          <w:tcPr>
            <w:tcW w:w="2673" w:type="dxa"/>
            <w:shd w:val="clear" w:color="auto" w:fill="auto"/>
            <w:tcMar>
              <w:top w:w="15" w:type="dxa"/>
              <w:left w:w="15" w:type="dxa"/>
              <w:bottom w:w="0" w:type="dxa"/>
              <w:right w:w="15" w:type="dxa"/>
            </w:tcMar>
            <w:vAlign w:val="center"/>
            <w:hideMark/>
          </w:tcPr>
          <w:p w14:paraId="7AE86974" w14:textId="77777777" w:rsidR="0086765A" w:rsidRPr="0086765A" w:rsidRDefault="0086765A" w:rsidP="0086765A">
            <w:pPr>
              <w:pStyle w:val="Legend"/>
              <w:adjustRightInd w:val="0"/>
              <w:spacing w:before="0"/>
              <w:jc w:val="center"/>
              <w:rPr>
                <w:sz w:val="22"/>
                <w:szCs w:val="22"/>
              </w:rPr>
            </w:pPr>
            <w:r w:rsidRPr="0086765A">
              <w:rPr>
                <w:sz w:val="22"/>
                <w:szCs w:val="22"/>
              </w:rPr>
              <w:t>pancreatitis acute</w:t>
            </w:r>
          </w:p>
        </w:tc>
        <w:tc>
          <w:tcPr>
            <w:tcW w:w="1817" w:type="dxa"/>
            <w:shd w:val="clear" w:color="auto" w:fill="auto"/>
            <w:tcMar>
              <w:top w:w="15" w:type="dxa"/>
              <w:left w:w="15" w:type="dxa"/>
              <w:bottom w:w="0" w:type="dxa"/>
              <w:right w:w="15" w:type="dxa"/>
            </w:tcMar>
            <w:vAlign w:val="center"/>
            <w:hideMark/>
          </w:tcPr>
          <w:p w14:paraId="41228EB0" w14:textId="77777777" w:rsidR="0086765A" w:rsidRPr="0086765A" w:rsidRDefault="0086765A" w:rsidP="0086765A">
            <w:pPr>
              <w:pStyle w:val="Legend"/>
              <w:adjustRightInd w:val="0"/>
              <w:spacing w:before="0"/>
              <w:jc w:val="center"/>
              <w:rPr>
                <w:sz w:val="22"/>
                <w:szCs w:val="22"/>
              </w:rPr>
            </w:pPr>
            <w:r w:rsidRPr="0086765A">
              <w:rPr>
                <w:sz w:val="22"/>
                <w:szCs w:val="22"/>
              </w:rPr>
              <w:t>0.5</w:t>
            </w:r>
          </w:p>
        </w:tc>
      </w:tr>
      <w:tr w:rsidR="0086765A" w:rsidRPr="0086765A" w14:paraId="312B3607" w14:textId="77777777" w:rsidTr="0086765A">
        <w:trPr>
          <w:trHeight w:val="430"/>
        </w:trPr>
        <w:tc>
          <w:tcPr>
            <w:tcW w:w="1377" w:type="dxa"/>
            <w:vMerge/>
            <w:shd w:val="clear" w:color="auto" w:fill="auto"/>
            <w:vAlign w:val="center"/>
            <w:hideMark/>
          </w:tcPr>
          <w:p w14:paraId="617C321F" w14:textId="77777777" w:rsidR="0086765A" w:rsidRPr="0086765A" w:rsidRDefault="0086765A" w:rsidP="0086765A">
            <w:pPr>
              <w:pStyle w:val="Legend"/>
              <w:adjustRightInd w:val="0"/>
              <w:spacing w:before="0"/>
              <w:jc w:val="center"/>
              <w:rPr>
                <w:sz w:val="22"/>
                <w:szCs w:val="22"/>
              </w:rPr>
            </w:pPr>
          </w:p>
        </w:tc>
        <w:tc>
          <w:tcPr>
            <w:tcW w:w="2038" w:type="dxa"/>
            <w:vMerge w:val="restart"/>
            <w:shd w:val="clear" w:color="auto" w:fill="auto"/>
            <w:tcMar>
              <w:top w:w="15" w:type="dxa"/>
              <w:left w:w="15" w:type="dxa"/>
              <w:bottom w:w="0" w:type="dxa"/>
              <w:right w:w="15" w:type="dxa"/>
            </w:tcMar>
            <w:vAlign w:val="center"/>
            <w:hideMark/>
          </w:tcPr>
          <w:p w14:paraId="749BBE14" w14:textId="77777777" w:rsidR="0086765A" w:rsidRPr="0086765A" w:rsidRDefault="0086765A" w:rsidP="0086765A">
            <w:pPr>
              <w:pStyle w:val="Legend"/>
              <w:adjustRightInd w:val="0"/>
              <w:spacing w:before="0"/>
              <w:jc w:val="center"/>
              <w:rPr>
                <w:sz w:val="22"/>
                <w:szCs w:val="22"/>
              </w:rPr>
            </w:pPr>
            <w:r w:rsidRPr="0086765A">
              <w:rPr>
                <w:sz w:val="22"/>
                <w:szCs w:val="22"/>
              </w:rPr>
              <w:t>ropinirole</w:t>
            </w:r>
          </w:p>
        </w:tc>
        <w:tc>
          <w:tcPr>
            <w:tcW w:w="1917" w:type="dxa"/>
            <w:vMerge/>
            <w:shd w:val="clear" w:color="auto" w:fill="auto"/>
            <w:vAlign w:val="center"/>
            <w:hideMark/>
          </w:tcPr>
          <w:p w14:paraId="15D7F7E9" w14:textId="77777777" w:rsidR="0086765A" w:rsidRPr="0086765A" w:rsidRDefault="0086765A" w:rsidP="0086765A">
            <w:pPr>
              <w:pStyle w:val="Legend"/>
              <w:adjustRightInd w:val="0"/>
              <w:spacing w:before="0"/>
              <w:jc w:val="center"/>
              <w:rPr>
                <w:sz w:val="22"/>
                <w:szCs w:val="22"/>
              </w:rPr>
            </w:pPr>
          </w:p>
        </w:tc>
        <w:tc>
          <w:tcPr>
            <w:tcW w:w="2673" w:type="dxa"/>
            <w:shd w:val="clear" w:color="auto" w:fill="auto"/>
            <w:tcMar>
              <w:top w:w="15" w:type="dxa"/>
              <w:left w:w="15" w:type="dxa"/>
              <w:bottom w:w="0" w:type="dxa"/>
              <w:right w:w="15" w:type="dxa"/>
            </w:tcMar>
            <w:vAlign w:val="center"/>
            <w:hideMark/>
          </w:tcPr>
          <w:p w14:paraId="194E55D3" w14:textId="77777777" w:rsidR="0086765A" w:rsidRPr="0086765A" w:rsidRDefault="0086765A" w:rsidP="0086765A">
            <w:pPr>
              <w:pStyle w:val="Legend"/>
              <w:adjustRightInd w:val="0"/>
              <w:spacing w:before="0"/>
              <w:jc w:val="center"/>
              <w:rPr>
                <w:sz w:val="22"/>
                <w:szCs w:val="22"/>
              </w:rPr>
            </w:pPr>
            <w:r w:rsidRPr="0086765A">
              <w:rPr>
                <w:sz w:val="22"/>
                <w:szCs w:val="22"/>
              </w:rPr>
              <w:t>pancreatitis chronic</w:t>
            </w:r>
          </w:p>
        </w:tc>
        <w:tc>
          <w:tcPr>
            <w:tcW w:w="1817" w:type="dxa"/>
            <w:shd w:val="clear" w:color="auto" w:fill="auto"/>
            <w:tcMar>
              <w:top w:w="15" w:type="dxa"/>
              <w:left w:w="15" w:type="dxa"/>
              <w:bottom w:w="0" w:type="dxa"/>
              <w:right w:w="15" w:type="dxa"/>
            </w:tcMar>
            <w:vAlign w:val="center"/>
            <w:hideMark/>
          </w:tcPr>
          <w:p w14:paraId="6D3F519F" w14:textId="77777777" w:rsidR="0086765A" w:rsidRPr="0086765A" w:rsidRDefault="0086765A" w:rsidP="0086765A">
            <w:pPr>
              <w:pStyle w:val="Legend"/>
              <w:adjustRightInd w:val="0"/>
              <w:spacing w:before="0"/>
              <w:jc w:val="center"/>
              <w:rPr>
                <w:sz w:val="22"/>
                <w:szCs w:val="22"/>
              </w:rPr>
            </w:pPr>
            <w:r w:rsidRPr="0086765A">
              <w:rPr>
                <w:sz w:val="22"/>
                <w:szCs w:val="22"/>
              </w:rPr>
              <w:t>2.5</w:t>
            </w:r>
          </w:p>
        </w:tc>
      </w:tr>
      <w:tr w:rsidR="0086765A" w:rsidRPr="0086765A" w14:paraId="48B8BCB9" w14:textId="77777777" w:rsidTr="0086765A">
        <w:trPr>
          <w:trHeight w:val="430"/>
        </w:trPr>
        <w:tc>
          <w:tcPr>
            <w:tcW w:w="1377" w:type="dxa"/>
            <w:vMerge/>
            <w:shd w:val="clear" w:color="auto" w:fill="auto"/>
            <w:vAlign w:val="center"/>
            <w:hideMark/>
          </w:tcPr>
          <w:p w14:paraId="61C4685B" w14:textId="77777777" w:rsidR="0086765A" w:rsidRPr="0086765A" w:rsidRDefault="0086765A" w:rsidP="0086765A">
            <w:pPr>
              <w:pStyle w:val="Legend"/>
              <w:adjustRightInd w:val="0"/>
              <w:spacing w:before="0"/>
              <w:jc w:val="center"/>
              <w:rPr>
                <w:sz w:val="22"/>
                <w:szCs w:val="22"/>
              </w:rPr>
            </w:pPr>
          </w:p>
        </w:tc>
        <w:tc>
          <w:tcPr>
            <w:tcW w:w="2038" w:type="dxa"/>
            <w:vMerge/>
            <w:shd w:val="clear" w:color="auto" w:fill="auto"/>
            <w:vAlign w:val="center"/>
            <w:hideMark/>
          </w:tcPr>
          <w:p w14:paraId="46E465A4" w14:textId="77777777" w:rsidR="0086765A" w:rsidRPr="0086765A" w:rsidRDefault="0086765A" w:rsidP="0086765A">
            <w:pPr>
              <w:pStyle w:val="Legend"/>
              <w:adjustRightInd w:val="0"/>
              <w:spacing w:before="0"/>
              <w:jc w:val="center"/>
              <w:rPr>
                <w:sz w:val="22"/>
                <w:szCs w:val="22"/>
              </w:rPr>
            </w:pPr>
          </w:p>
        </w:tc>
        <w:tc>
          <w:tcPr>
            <w:tcW w:w="1917" w:type="dxa"/>
            <w:vMerge/>
            <w:shd w:val="clear" w:color="auto" w:fill="auto"/>
            <w:vAlign w:val="center"/>
            <w:hideMark/>
          </w:tcPr>
          <w:p w14:paraId="431C24B6" w14:textId="77777777" w:rsidR="0086765A" w:rsidRPr="0086765A" w:rsidRDefault="0086765A" w:rsidP="0086765A">
            <w:pPr>
              <w:pStyle w:val="Legend"/>
              <w:adjustRightInd w:val="0"/>
              <w:spacing w:before="0"/>
              <w:jc w:val="center"/>
              <w:rPr>
                <w:sz w:val="22"/>
                <w:szCs w:val="22"/>
              </w:rPr>
            </w:pPr>
          </w:p>
        </w:tc>
        <w:tc>
          <w:tcPr>
            <w:tcW w:w="2673" w:type="dxa"/>
            <w:shd w:val="clear" w:color="auto" w:fill="auto"/>
            <w:tcMar>
              <w:top w:w="15" w:type="dxa"/>
              <w:left w:w="15" w:type="dxa"/>
              <w:bottom w:w="0" w:type="dxa"/>
              <w:right w:w="15" w:type="dxa"/>
            </w:tcMar>
            <w:vAlign w:val="center"/>
            <w:hideMark/>
          </w:tcPr>
          <w:p w14:paraId="29B935AE" w14:textId="77777777" w:rsidR="0086765A" w:rsidRPr="0086765A" w:rsidRDefault="0086765A" w:rsidP="0086765A">
            <w:pPr>
              <w:pStyle w:val="Legend"/>
              <w:adjustRightInd w:val="0"/>
              <w:spacing w:before="0"/>
              <w:jc w:val="center"/>
              <w:rPr>
                <w:sz w:val="22"/>
                <w:szCs w:val="22"/>
              </w:rPr>
            </w:pPr>
            <w:r w:rsidRPr="0086765A">
              <w:rPr>
                <w:sz w:val="22"/>
                <w:szCs w:val="22"/>
              </w:rPr>
              <w:t>pancreatitis</w:t>
            </w:r>
          </w:p>
        </w:tc>
        <w:tc>
          <w:tcPr>
            <w:tcW w:w="1817" w:type="dxa"/>
            <w:shd w:val="clear" w:color="auto" w:fill="auto"/>
            <w:tcMar>
              <w:top w:w="15" w:type="dxa"/>
              <w:left w:w="15" w:type="dxa"/>
              <w:bottom w:w="0" w:type="dxa"/>
              <w:right w:w="15" w:type="dxa"/>
            </w:tcMar>
            <w:vAlign w:val="center"/>
            <w:hideMark/>
          </w:tcPr>
          <w:p w14:paraId="414D2CB4" w14:textId="77777777" w:rsidR="0086765A" w:rsidRPr="0086765A" w:rsidRDefault="0086765A" w:rsidP="0086765A">
            <w:pPr>
              <w:pStyle w:val="Legend"/>
              <w:adjustRightInd w:val="0"/>
              <w:spacing w:before="0"/>
              <w:jc w:val="center"/>
              <w:rPr>
                <w:sz w:val="22"/>
                <w:szCs w:val="22"/>
              </w:rPr>
            </w:pPr>
            <w:r w:rsidRPr="0086765A">
              <w:rPr>
                <w:sz w:val="22"/>
                <w:szCs w:val="22"/>
              </w:rPr>
              <w:t>1.09091</w:t>
            </w:r>
          </w:p>
        </w:tc>
      </w:tr>
      <w:tr w:rsidR="0086765A" w:rsidRPr="0086765A" w14:paraId="401315C2" w14:textId="77777777" w:rsidTr="0086765A">
        <w:trPr>
          <w:trHeight w:val="430"/>
        </w:trPr>
        <w:tc>
          <w:tcPr>
            <w:tcW w:w="1377" w:type="dxa"/>
            <w:vMerge w:val="restart"/>
            <w:shd w:val="clear" w:color="auto" w:fill="auto"/>
            <w:vAlign w:val="center"/>
          </w:tcPr>
          <w:p w14:paraId="27D349B9" w14:textId="4B548223" w:rsidR="0086765A" w:rsidRPr="0086765A" w:rsidRDefault="0086765A" w:rsidP="0086765A">
            <w:pPr>
              <w:pStyle w:val="Legend"/>
              <w:adjustRightInd w:val="0"/>
              <w:spacing w:before="0"/>
              <w:jc w:val="center"/>
              <w:rPr>
                <w:sz w:val="22"/>
                <w:szCs w:val="22"/>
              </w:rPr>
            </w:pPr>
            <w:r w:rsidRPr="0086765A">
              <w:rPr>
                <w:color w:val="000000" w:themeColor="dark1"/>
                <w:kern w:val="24"/>
                <w:sz w:val="22"/>
                <w:szCs w:val="22"/>
              </w:rPr>
              <w:t>albuterol (</w:t>
            </w:r>
            <w:proofErr w:type="gramStart"/>
            <w:r w:rsidR="00A75B79">
              <w:rPr>
                <w:color w:val="000000" w:themeColor="dark1"/>
                <w:kern w:val="24"/>
                <w:sz w:val="22"/>
                <w:szCs w:val="22"/>
              </w:rPr>
              <w:t>albuterol</w:t>
            </w:r>
            <w:r w:rsidRPr="0086765A">
              <w:rPr>
                <w:color w:val="000000" w:themeColor="dark1"/>
                <w:kern w:val="24"/>
                <w:sz w:val="22"/>
                <w:szCs w:val="22"/>
              </w:rPr>
              <w:t xml:space="preserve"> </w:t>
            </w:r>
            <w:r>
              <w:rPr>
                <w:color w:val="000000" w:themeColor="dark1"/>
                <w:kern w:val="24"/>
                <w:sz w:val="22"/>
                <w:szCs w:val="22"/>
              </w:rPr>
              <w:t>)</w:t>
            </w:r>
            <w:proofErr w:type="gramEnd"/>
          </w:p>
        </w:tc>
        <w:tc>
          <w:tcPr>
            <w:tcW w:w="2038" w:type="dxa"/>
            <w:vMerge w:val="restart"/>
            <w:shd w:val="clear" w:color="auto" w:fill="auto"/>
            <w:vAlign w:val="center"/>
          </w:tcPr>
          <w:p w14:paraId="6FC017E5" w14:textId="6616C7CD" w:rsidR="0086765A" w:rsidRPr="0086765A" w:rsidRDefault="0086765A" w:rsidP="0086765A">
            <w:pPr>
              <w:pStyle w:val="Legend"/>
              <w:adjustRightInd w:val="0"/>
              <w:spacing w:before="0"/>
              <w:jc w:val="center"/>
              <w:rPr>
                <w:sz w:val="22"/>
                <w:szCs w:val="22"/>
              </w:rPr>
            </w:pPr>
            <w:r w:rsidRPr="0086765A">
              <w:rPr>
                <w:color w:val="000000" w:themeColor="dark1"/>
                <w:kern w:val="24"/>
                <w:sz w:val="22"/>
                <w:szCs w:val="22"/>
              </w:rPr>
              <w:t>atropine</w:t>
            </w:r>
          </w:p>
        </w:tc>
        <w:tc>
          <w:tcPr>
            <w:tcW w:w="1917" w:type="dxa"/>
            <w:vMerge w:val="restart"/>
            <w:shd w:val="clear" w:color="auto" w:fill="auto"/>
            <w:vAlign w:val="center"/>
          </w:tcPr>
          <w:p w14:paraId="3761964A" w14:textId="7486FA2F" w:rsidR="0086765A" w:rsidRPr="0086765A" w:rsidRDefault="0086765A" w:rsidP="0086765A">
            <w:pPr>
              <w:pStyle w:val="Legend"/>
              <w:adjustRightInd w:val="0"/>
              <w:spacing w:before="0"/>
              <w:jc w:val="center"/>
              <w:rPr>
                <w:sz w:val="22"/>
                <w:szCs w:val="22"/>
              </w:rPr>
            </w:pPr>
            <w:r w:rsidRPr="0086765A">
              <w:rPr>
                <w:color w:val="000000" w:themeColor="dark1"/>
                <w:kern w:val="24"/>
                <w:sz w:val="22"/>
                <w:szCs w:val="22"/>
              </w:rPr>
              <w:t>sepsis</w:t>
            </w:r>
          </w:p>
        </w:tc>
        <w:tc>
          <w:tcPr>
            <w:tcW w:w="2673" w:type="dxa"/>
            <w:shd w:val="clear" w:color="auto" w:fill="auto"/>
            <w:tcMar>
              <w:top w:w="15" w:type="dxa"/>
              <w:left w:w="15" w:type="dxa"/>
              <w:bottom w:w="0" w:type="dxa"/>
              <w:right w:w="15" w:type="dxa"/>
            </w:tcMar>
            <w:vAlign w:val="center"/>
          </w:tcPr>
          <w:p w14:paraId="35CF7684" w14:textId="7938E404" w:rsidR="0086765A" w:rsidRPr="0086765A" w:rsidRDefault="0086765A" w:rsidP="0086765A">
            <w:pPr>
              <w:pStyle w:val="Legend"/>
              <w:adjustRightInd w:val="0"/>
              <w:spacing w:before="0"/>
              <w:jc w:val="center"/>
              <w:rPr>
                <w:sz w:val="22"/>
                <w:szCs w:val="22"/>
              </w:rPr>
            </w:pPr>
            <w:r w:rsidRPr="0086765A">
              <w:rPr>
                <w:color w:val="000000" w:themeColor="dark1"/>
                <w:kern w:val="24"/>
                <w:sz w:val="22"/>
                <w:szCs w:val="22"/>
              </w:rPr>
              <w:t>sepsis</w:t>
            </w:r>
          </w:p>
        </w:tc>
        <w:tc>
          <w:tcPr>
            <w:tcW w:w="1817" w:type="dxa"/>
            <w:shd w:val="clear" w:color="auto" w:fill="auto"/>
            <w:tcMar>
              <w:top w:w="15" w:type="dxa"/>
              <w:left w:w="15" w:type="dxa"/>
              <w:bottom w:w="0" w:type="dxa"/>
              <w:right w:w="15" w:type="dxa"/>
            </w:tcMar>
            <w:vAlign w:val="center"/>
          </w:tcPr>
          <w:p w14:paraId="7302736D" w14:textId="169072E7" w:rsidR="0086765A" w:rsidRPr="0086765A" w:rsidRDefault="0086765A" w:rsidP="0086765A">
            <w:pPr>
              <w:pStyle w:val="Legend"/>
              <w:adjustRightInd w:val="0"/>
              <w:spacing w:before="0"/>
              <w:jc w:val="center"/>
              <w:rPr>
                <w:sz w:val="22"/>
                <w:szCs w:val="22"/>
              </w:rPr>
            </w:pPr>
            <w:r w:rsidRPr="0086765A">
              <w:rPr>
                <w:color w:val="000000" w:themeColor="dark1"/>
                <w:kern w:val="24"/>
                <w:sz w:val="22"/>
                <w:szCs w:val="22"/>
              </w:rPr>
              <w:t>5</w:t>
            </w:r>
          </w:p>
        </w:tc>
      </w:tr>
      <w:tr w:rsidR="0086765A" w:rsidRPr="0086765A" w14:paraId="02ED3299" w14:textId="77777777" w:rsidTr="0086765A">
        <w:trPr>
          <w:trHeight w:val="430"/>
        </w:trPr>
        <w:tc>
          <w:tcPr>
            <w:tcW w:w="1377" w:type="dxa"/>
            <w:vMerge/>
            <w:shd w:val="clear" w:color="auto" w:fill="auto"/>
            <w:vAlign w:val="center"/>
          </w:tcPr>
          <w:p w14:paraId="77DB8F2A" w14:textId="77777777" w:rsidR="0086765A" w:rsidRPr="0086765A" w:rsidRDefault="0086765A" w:rsidP="0086765A">
            <w:pPr>
              <w:pStyle w:val="Legend"/>
              <w:adjustRightInd w:val="0"/>
              <w:spacing w:before="0"/>
              <w:jc w:val="center"/>
              <w:rPr>
                <w:sz w:val="22"/>
                <w:szCs w:val="22"/>
              </w:rPr>
            </w:pPr>
          </w:p>
        </w:tc>
        <w:tc>
          <w:tcPr>
            <w:tcW w:w="2038" w:type="dxa"/>
            <w:vMerge/>
            <w:shd w:val="clear" w:color="auto" w:fill="auto"/>
            <w:vAlign w:val="center"/>
          </w:tcPr>
          <w:p w14:paraId="3D103E16" w14:textId="77777777" w:rsidR="0086765A" w:rsidRPr="0086765A" w:rsidRDefault="0086765A" w:rsidP="0086765A">
            <w:pPr>
              <w:pStyle w:val="Legend"/>
              <w:adjustRightInd w:val="0"/>
              <w:spacing w:before="0"/>
              <w:jc w:val="center"/>
              <w:rPr>
                <w:sz w:val="22"/>
                <w:szCs w:val="22"/>
              </w:rPr>
            </w:pPr>
          </w:p>
        </w:tc>
        <w:tc>
          <w:tcPr>
            <w:tcW w:w="1917" w:type="dxa"/>
            <w:vMerge/>
            <w:shd w:val="clear" w:color="auto" w:fill="auto"/>
            <w:vAlign w:val="center"/>
          </w:tcPr>
          <w:p w14:paraId="332AA756" w14:textId="77777777" w:rsidR="0086765A" w:rsidRPr="0086765A" w:rsidRDefault="0086765A" w:rsidP="0086765A">
            <w:pPr>
              <w:pStyle w:val="Legend"/>
              <w:adjustRightInd w:val="0"/>
              <w:spacing w:before="0"/>
              <w:jc w:val="center"/>
              <w:rPr>
                <w:sz w:val="22"/>
                <w:szCs w:val="22"/>
              </w:rPr>
            </w:pPr>
          </w:p>
        </w:tc>
        <w:tc>
          <w:tcPr>
            <w:tcW w:w="2673" w:type="dxa"/>
            <w:shd w:val="clear" w:color="auto" w:fill="auto"/>
            <w:tcMar>
              <w:top w:w="15" w:type="dxa"/>
              <w:left w:w="15" w:type="dxa"/>
              <w:bottom w:w="0" w:type="dxa"/>
              <w:right w:w="15" w:type="dxa"/>
            </w:tcMar>
            <w:vAlign w:val="center"/>
          </w:tcPr>
          <w:p w14:paraId="066263D0" w14:textId="3E94CEBA" w:rsidR="0086765A" w:rsidRPr="0086765A" w:rsidRDefault="0086765A" w:rsidP="0086765A">
            <w:pPr>
              <w:pStyle w:val="Legend"/>
              <w:adjustRightInd w:val="0"/>
              <w:spacing w:before="0"/>
              <w:jc w:val="center"/>
              <w:rPr>
                <w:sz w:val="22"/>
                <w:szCs w:val="22"/>
              </w:rPr>
            </w:pPr>
            <w:r w:rsidRPr="0086765A">
              <w:rPr>
                <w:color w:val="000000" w:themeColor="dark1"/>
                <w:kern w:val="24"/>
                <w:sz w:val="22"/>
                <w:szCs w:val="22"/>
              </w:rPr>
              <w:t>urosepsis</w:t>
            </w:r>
          </w:p>
        </w:tc>
        <w:tc>
          <w:tcPr>
            <w:tcW w:w="1817" w:type="dxa"/>
            <w:shd w:val="clear" w:color="auto" w:fill="auto"/>
            <w:tcMar>
              <w:top w:w="15" w:type="dxa"/>
              <w:left w:w="15" w:type="dxa"/>
              <w:bottom w:w="0" w:type="dxa"/>
              <w:right w:w="15" w:type="dxa"/>
            </w:tcMar>
            <w:vAlign w:val="center"/>
          </w:tcPr>
          <w:p w14:paraId="079BE6AD" w14:textId="6DCB81FF" w:rsidR="0086765A" w:rsidRPr="0086765A" w:rsidRDefault="0086765A" w:rsidP="0086765A">
            <w:pPr>
              <w:pStyle w:val="Legend"/>
              <w:adjustRightInd w:val="0"/>
              <w:spacing w:before="0"/>
              <w:jc w:val="center"/>
              <w:rPr>
                <w:sz w:val="22"/>
                <w:szCs w:val="22"/>
              </w:rPr>
            </w:pPr>
            <w:r w:rsidRPr="0086765A">
              <w:rPr>
                <w:color w:val="000000" w:themeColor="dark1"/>
                <w:kern w:val="24"/>
                <w:sz w:val="22"/>
                <w:szCs w:val="22"/>
              </w:rPr>
              <w:t>10</w:t>
            </w:r>
          </w:p>
        </w:tc>
      </w:tr>
    </w:tbl>
    <w:p w14:paraId="20DB6488" w14:textId="717492EF" w:rsidR="00643502" w:rsidRDefault="0086765A" w:rsidP="00D73714">
      <w:pPr>
        <w:pStyle w:val="Legend"/>
      </w:pPr>
      <w:r>
        <w:rPr>
          <w:b/>
          <w:bCs/>
        </w:rPr>
        <w:t xml:space="preserve">Table 1. </w:t>
      </w:r>
      <w:r w:rsidRPr="0086765A">
        <w:rPr>
          <w:b/>
          <w:bCs/>
        </w:rPr>
        <w:t>TWOSIDES supports predicted drug combination effects</w:t>
      </w:r>
      <w:r>
        <w:t>. PRR = proportional reporting ratio as published in</w:t>
      </w:r>
      <w:r w:rsidR="00ED135E">
        <w:fldChar w:fldCharType="begin"/>
      </w:r>
      <w:r w:rsidR="00386B2C">
        <w:instrText xml:space="preserve"> ADDIN PAPERS2_CITATIONS &lt;citation&gt;&lt;priority&gt;15&lt;/priority&gt;&lt;uuid&gt;13B6816A-FDE8-434F-B5CA-ADBF1DF60A7A&lt;/uuid&gt;&lt;publications&gt;&lt;publication&gt;&lt;subtype&gt;400&lt;/subtype&gt;&lt;publisher&gt;American Association for the Advancement of Science&lt;/publisher&gt;&lt;title&gt;Data-driven prediction of drug effects and interactions.&lt;/title&gt;&lt;url&gt;http://stm.sciencemag.org/cgi/doi/10.1126/scitranslmed.3003377&lt;/url&gt;&lt;volume&gt;4&lt;/volume&gt;&lt;publication_date&gt;99201203141200000000222000&lt;/publication_date&gt;&lt;uuid&gt;8CE9453A-83E3-4095-8870-40D21C1828FC&lt;/uuid&gt;&lt;type&gt;400&lt;/type&gt;&lt;number&gt;125&lt;/number&gt;&lt;doi&gt;10.1126/scitranslmed.3003377&lt;/doi&gt;&lt;institution&gt;Biomedical Informatics Training Program, Stanford University, Stanford, CA 94305, USA.&lt;/institution&gt;&lt;startpage&gt;125ra31&lt;/startpage&gt;&lt;endpage&gt;125ra31&lt;/endpage&gt;&lt;bundle&gt;&lt;publication&gt;&lt;title&gt;Science translational medicine&lt;/title&gt;&lt;uuid&gt;975E568A-25A3-47B7-9363-C9CDBB169D35&lt;/uuid&gt;&lt;subtype&gt;-100&lt;/subtype&gt;&lt;type&gt;-100&lt;/type&gt;&lt;/publication&gt;&lt;/bundle&gt;&lt;authors&gt;&lt;author&gt;&lt;lastName&gt;Tatonetti&lt;/lastName&gt;&lt;firstName&gt;Nicholas&lt;/firstName&gt;&lt;middleNames&gt;P&lt;/middleNames&gt;&lt;/author&gt;&lt;author&gt;&lt;lastName&gt;Ye&lt;/lastName&gt;&lt;firstName&gt;Patrick&lt;/firstName&gt;&lt;middleNames&gt;P&lt;/middleNames&gt;&lt;/author&gt;&lt;author&gt;&lt;lastName&gt;Daneshjou&lt;/lastName&gt;&lt;firstName&gt;Roxana&lt;/firstName&gt;&lt;/author&gt;&lt;author&gt;&lt;lastName&gt;Altman&lt;/lastName&gt;&lt;firstName&gt;Russ&lt;/firstName&gt;&lt;middleNames&gt;B&lt;/middleNames&gt;&lt;/author&gt;&lt;/authors&gt;&lt;/publication&gt;&lt;/publications&gt;&lt;cites&gt;&lt;/cites&gt;&lt;/citation&gt;</w:instrText>
      </w:r>
      <w:r w:rsidR="00ED135E">
        <w:fldChar w:fldCharType="separate"/>
      </w:r>
      <w:r w:rsidR="00ED135E">
        <w:rPr>
          <w:rFonts w:eastAsia="Calibri"/>
        </w:rPr>
        <w:t>(</w:t>
      </w:r>
      <w:r w:rsidR="00ED135E">
        <w:rPr>
          <w:rFonts w:eastAsia="Calibri"/>
          <w:i/>
          <w:iCs/>
        </w:rPr>
        <w:t>7</w:t>
      </w:r>
      <w:r w:rsidR="00ED135E">
        <w:rPr>
          <w:rFonts w:eastAsia="Calibri"/>
        </w:rPr>
        <w:t>)</w:t>
      </w:r>
      <w:r w:rsidR="00ED135E">
        <w:fldChar w:fldCharType="end"/>
      </w:r>
      <w:r>
        <w:t>.</w:t>
      </w:r>
    </w:p>
    <w:p w14:paraId="2FB3C72D" w14:textId="1863E974" w:rsidR="00643502" w:rsidRDefault="00140434" w:rsidP="00140434">
      <w:pPr>
        <w:pStyle w:val="Legend"/>
        <w:rPr>
          <w:b/>
          <w:bCs/>
        </w:rPr>
      </w:pPr>
      <w:r>
        <w:rPr>
          <w:b/>
          <w:bCs/>
          <w:noProof/>
        </w:rPr>
        <w:drawing>
          <wp:inline distT="0" distB="0" distL="0" distR="0" wp14:anchorId="4BFFC628" wp14:editId="1EC989A3">
            <wp:extent cx="5201216" cy="1477010"/>
            <wp:effectExtent l="0" t="0" r="635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22"/>
                    <a:srcRect l="12491"/>
                    <a:stretch/>
                  </pic:blipFill>
                  <pic:spPr bwMode="auto">
                    <a:xfrm>
                      <a:off x="0" y="0"/>
                      <a:ext cx="5201216" cy="1477010"/>
                    </a:xfrm>
                    <a:prstGeom prst="rect">
                      <a:avLst/>
                    </a:prstGeom>
                    <a:ln>
                      <a:noFill/>
                    </a:ln>
                    <a:extLst>
                      <a:ext uri="{53640926-AAD7-44D8-BBD7-CCE9431645EC}">
                        <a14:shadowObscured xmlns:a14="http://schemas.microsoft.com/office/drawing/2010/main"/>
                      </a:ext>
                    </a:extLst>
                  </pic:spPr>
                </pic:pic>
              </a:graphicData>
            </a:graphic>
          </wp:inline>
        </w:drawing>
      </w:r>
    </w:p>
    <w:p w14:paraId="596C9F14" w14:textId="19E14EDC" w:rsidR="0086765A" w:rsidRPr="0070150D" w:rsidRDefault="00643502" w:rsidP="00D73714">
      <w:pPr>
        <w:pStyle w:val="Legend"/>
      </w:pPr>
      <w:r>
        <w:rPr>
          <w:b/>
          <w:bCs/>
        </w:rPr>
        <w:t xml:space="preserve">Fig. 4. </w:t>
      </w:r>
      <w:r w:rsidR="00C439CC">
        <w:rPr>
          <w:b/>
          <w:bCs/>
        </w:rPr>
        <w:t xml:space="preserve">Hazard ratio estimates for ADBR2 and T-E-N network classes. </w:t>
      </w:r>
      <w:r w:rsidR="0070150D" w:rsidRPr="0070150D">
        <w:t>We estima</w:t>
      </w:r>
      <w:r w:rsidR="0070150D">
        <w:t>ted the between class effects with and without a combination drug for two predicted DDI effects.</w:t>
      </w:r>
    </w:p>
    <w:p w14:paraId="2A1A621C" w14:textId="1EE9A056" w:rsidR="0052771C" w:rsidRDefault="0052771C" w:rsidP="00D73714">
      <w:pPr>
        <w:pStyle w:val="Legend"/>
        <w:rPr>
          <w:b/>
          <w:bCs/>
        </w:rPr>
      </w:pPr>
    </w:p>
    <w:p w14:paraId="03B8BA18" w14:textId="6E6A786B" w:rsidR="0052771C" w:rsidRDefault="0052771C" w:rsidP="00D73714">
      <w:pPr>
        <w:pStyle w:val="Legend"/>
        <w:rPr>
          <w:b/>
          <w:bCs/>
        </w:rPr>
      </w:pPr>
    </w:p>
    <w:p w14:paraId="059AA653" w14:textId="3C4E2A6A" w:rsidR="0052771C" w:rsidRDefault="0052771C" w:rsidP="00D73714">
      <w:pPr>
        <w:pStyle w:val="Legend"/>
        <w:rPr>
          <w:b/>
          <w:bCs/>
        </w:rPr>
      </w:pPr>
    </w:p>
    <w:p w14:paraId="1DBE00D2" w14:textId="15CA1208" w:rsidR="0052771C" w:rsidRDefault="0052771C" w:rsidP="00D73714">
      <w:pPr>
        <w:pStyle w:val="Legend"/>
        <w:rPr>
          <w:b/>
          <w:bCs/>
        </w:rPr>
      </w:pPr>
    </w:p>
    <w:p w14:paraId="0422878A" w14:textId="0688CC2C" w:rsidR="0052771C" w:rsidRDefault="0052771C" w:rsidP="00D73714">
      <w:pPr>
        <w:pStyle w:val="Legend"/>
        <w:rPr>
          <w:b/>
          <w:bCs/>
        </w:rPr>
      </w:pPr>
    </w:p>
    <w:p w14:paraId="490D71BA" w14:textId="1975918C" w:rsidR="0052771C" w:rsidRDefault="0052771C" w:rsidP="00D73714">
      <w:pPr>
        <w:pStyle w:val="Legend"/>
        <w:rPr>
          <w:b/>
          <w:bCs/>
        </w:rPr>
      </w:pPr>
    </w:p>
    <w:p w14:paraId="4E5D5CAF" w14:textId="589AD801" w:rsidR="0052771C" w:rsidRDefault="0052771C" w:rsidP="00D73714">
      <w:pPr>
        <w:pStyle w:val="Legend"/>
        <w:rPr>
          <w:b/>
          <w:bCs/>
        </w:rPr>
      </w:pPr>
    </w:p>
    <w:p w14:paraId="475D7E6C" w14:textId="77777777" w:rsidR="0052771C" w:rsidRDefault="0052771C" w:rsidP="00D73714">
      <w:pPr>
        <w:pStyle w:val="Legend"/>
        <w:rPr>
          <w:b/>
          <w:bCs/>
        </w:rPr>
      </w:pPr>
    </w:p>
    <w:tbl>
      <w:tblPr>
        <w:tblW w:w="10525"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7465"/>
        <w:gridCol w:w="1042"/>
        <w:gridCol w:w="1042"/>
        <w:gridCol w:w="976"/>
      </w:tblGrid>
      <w:tr w:rsidR="003226B2" w14:paraId="770E9D33" w14:textId="77777777" w:rsidTr="003226B2">
        <w:trPr>
          <w:trHeight w:val="320"/>
        </w:trPr>
        <w:tc>
          <w:tcPr>
            <w:tcW w:w="7465" w:type="dxa"/>
            <w:tcBorders>
              <w:bottom w:val="single" w:sz="4" w:space="0" w:color="auto"/>
            </w:tcBorders>
            <w:shd w:val="clear" w:color="auto" w:fill="auto"/>
            <w:noWrap/>
            <w:vAlign w:val="bottom"/>
            <w:hideMark/>
          </w:tcPr>
          <w:p w14:paraId="62141015" w14:textId="77777777" w:rsidR="0052771C" w:rsidRDefault="0052771C">
            <w:pPr>
              <w:rPr>
                <w:b/>
                <w:bCs/>
                <w:color w:val="000000"/>
              </w:rPr>
            </w:pPr>
            <w:r>
              <w:rPr>
                <w:b/>
                <w:bCs/>
                <w:color w:val="000000"/>
              </w:rPr>
              <w:t>Comparison</w:t>
            </w:r>
          </w:p>
        </w:tc>
        <w:tc>
          <w:tcPr>
            <w:tcW w:w="1042" w:type="dxa"/>
            <w:tcBorders>
              <w:bottom w:val="single" w:sz="4" w:space="0" w:color="auto"/>
            </w:tcBorders>
            <w:shd w:val="clear" w:color="auto" w:fill="auto"/>
            <w:noWrap/>
            <w:vAlign w:val="center"/>
            <w:hideMark/>
          </w:tcPr>
          <w:p w14:paraId="36B9D10B" w14:textId="77777777" w:rsidR="0052771C" w:rsidRDefault="0052771C" w:rsidP="0052771C">
            <w:pPr>
              <w:jc w:val="center"/>
              <w:rPr>
                <w:b/>
                <w:bCs/>
                <w:color w:val="000000"/>
              </w:rPr>
            </w:pPr>
            <w:r>
              <w:rPr>
                <w:b/>
                <w:bCs/>
                <w:color w:val="000000"/>
              </w:rPr>
              <w:t>HR</w:t>
            </w:r>
          </w:p>
        </w:tc>
        <w:tc>
          <w:tcPr>
            <w:tcW w:w="1042" w:type="dxa"/>
            <w:tcBorders>
              <w:bottom w:val="single" w:sz="4" w:space="0" w:color="auto"/>
            </w:tcBorders>
            <w:shd w:val="clear" w:color="auto" w:fill="auto"/>
            <w:noWrap/>
            <w:vAlign w:val="center"/>
            <w:hideMark/>
          </w:tcPr>
          <w:p w14:paraId="11955D8E" w14:textId="77777777" w:rsidR="0052771C" w:rsidRDefault="0052771C" w:rsidP="0052771C">
            <w:pPr>
              <w:jc w:val="center"/>
              <w:rPr>
                <w:b/>
                <w:bCs/>
                <w:color w:val="000000"/>
              </w:rPr>
            </w:pPr>
            <w:r>
              <w:rPr>
                <w:b/>
                <w:bCs/>
                <w:color w:val="000000"/>
              </w:rPr>
              <w:t>lower 0.95</w:t>
            </w:r>
          </w:p>
        </w:tc>
        <w:tc>
          <w:tcPr>
            <w:tcW w:w="976" w:type="dxa"/>
            <w:tcBorders>
              <w:bottom w:val="single" w:sz="4" w:space="0" w:color="auto"/>
            </w:tcBorders>
            <w:shd w:val="clear" w:color="auto" w:fill="auto"/>
            <w:noWrap/>
            <w:vAlign w:val="center"/>
            <w:hideMark/>
          </w:tcPr>
          <w:p w14:paraId="2A32B9CC" w14:textId="77777777" w:rsidR="0052771C" w:rsidRDefault="0052771C" w:rsidP="0052771C">
            <w:pPr>
              <w:jc w:val="center"/>
              <w:rPr>
                <w:b/>
                <w:bCs/>
                <w:color w:val="000000"/>
              </w:rPr>
            </w:pPr>
            <w:r>
              <w:rPr>
                <w:b/>
                <w:bCs/>
                <w:color w:val="000000"/>
              </w:rPr>
              <w:t>upper 0.95</w:t>
            </w:r>
          </w:p>
        </w:tc>
      </w:tr>
      <w:tr w:rsidR="003226B2" w14:paraId="67B0A422" w14:textId="77777777" w:rsidTr="003226B2">
        <w:trPr>
          <w:trHeight w:val="320"/>
        </w:trPr>
        <w:tc>
          <w:tcPr>
            <w:tcW w:w="10525" w:type="dxa"/>
            <w:gridSpan w:val="4"/>
            <w:tcBorders>
              <w:top w:val="single" w:sz="4" w:space="0" w:color="auto"/>
              <w:bottom w:val="nil"/>
            </w:tcBorders>
            <w:shd w:val="clear" w:color="auto" w:fill="auto"/>
            <w:noWrap/>
            <w:vAlign w:val="bottom"/>
            <w:hideMark/>
          </w:tcPr>
          <w:p w14:paraId="06B1A26B" w14:textId="77777777" w:rsidR="0052771C" w:rsidRDefault="0052771C">
            <w:pPr>
              <w:jc w:val="center"/>
              <w:rPr>
                <w:i/>
                <w:iCs/>
                <w:color w:val="000000"/>
              </w:rPr>
            </w:pPr>
            <w:r>
              <w:rPr>
                <w:i/>
                <w:iCs/>
                <w:color w:val="000000"/>
              </w:rPr>
              <w:t>Pancreatitis</w:t>
            </w:r>
          </w:p>
        </w:tc>
      </w:tr>
      <w:tr w:rsidR="003226B2" w14:paraId="4B850213" w14:textId="77777777" w:rsidTr="003226B2">
        <w:trPr>
          <w:trHeight w:val="320"/>
        </w:trPr>
        <w:tc>
          <w:tcPr>
            <w:tcW w:w="7465" w:type="dxa"/>
            <w:tcBorders>
              <w:top w:val="nil"/>
              <w:bottom w:val="nil"/>
            </w:tcBorders>
            <w:shd w:val="clear" w:color="auto" w:fill="auto"/>
            <w:noWrap/>
            <w:vAlign w:val="bottom"/>
            <w:hideMark/>
          </w:tcPr>
          <w:p w14:paraId="7E958E34" w14:textId="73728938" w:rsidR="0052771C" w:rsidRDefault="000D2DEE">
            <w:pPr>
              <w:rPr>
                <w:color w:val="000000"/>
              </w:rPr>
            </w:pPr>
            <w:r>
              <w:rPr>
                <w:color w:val="000000"/>
              </w:rPr>
              <w:t xml:space="preserve">T-E-N-Network Drugs </w:t>
            </w:r>
            <w:r w:rsidR="0052771C">
              <w:rPr>
                <w:color w:val="000000"/>
              </w:rPr>
              <w:t>vs</w:t>
            </w:r>
            <w:r>
              <w:rPr>
                <w:color w:val="000000"/>
              </w:rPr>
              <w:t xml:space="preserve"> </w:t>
            </w:r>
            <w:r w:rsidR="0052771C">
              <w:rPr>
                <w:color w:val="000000"/>
              </w:rPr>
              <w:t>non</w:t>
            </w:r>
            <w:r>
              <w:rPr>
                <w:color w:val="000000"/>
              </w:rPr>
              <w:t>-</w:t>
            </w:r>
            <w:r w:rsidR="0052771C">
              <w:rPr>
                <w:color w:val="000000"/>
              </w:rPr>
              <w:t>Network</w:t>
            </w:r>
            <w:r>
              <w:rPr>
                <w:color w:val="000000"/>
              </w:rPr>
              <w:t xml:space="preserve"> </w:t>
            </w:r>
            <w:r w:rsidR="0052771C">
              <w:rPr>
                <w:color w:val="000000"/>
              </w:rPr>
              <w:t>Drugs</w:t>
            </w:r>
          </w:p>
        </w:tc>
        <w:tc>
          <w:tcPr>
            <w:tcW w:w="1042" w:type="dxa"/>
            <w:tcBorders>
              <w:top w:val="nil"/>
              <w:bottom w:val="nil"/>
            </w:tcBorders>
            <w:shd w:val="clear" w:color="auto" w:fill="auto"/>
            <w:noWrap/>
            <w:vAlign w:val="center"/>
            <w:hideMark/>
          </w:tcPr>
          <w:p w14:paraId="4A7D69A2" w14:textId="77777777" w:rsidR="0052771C" w:rsidRDefault="0052771C" w:rsidP="0052771C">
            <w:pPr>
              <w:jc w:val="center"/>
              <w:rPr>
                <w:color w:val="000000"/>
              </w:rPr>
            </w:pPr>
            <w:r>
              <w:rPr>
                <w:color w:val="000000"/>
              </w:rPr>
              <w:t>0.580</w:t>
            </w:r>
          </w:p>
        </w:tc>
        <w:tc>
          <w:tcPr>
            <w:tcW w:w="1042" w:type="dxa"/>
            <w:tcBorders>
              <w:top w:val="nil"/>
              <w:bottom w:val="nil"/>
            </w:tcBorders>
            <w:shd w:val="clear" w:color="auto" w:fill="auto"/>
            <w:noWrap/>
            <w:vAlign w:val="center"/>
            <w:hideMark/>
          </w:tcPr>
          <w:p w14:paraId="484A58B9" w14:textId="77777777" w:rsidR="0052771C" w:rsidRDefault="0052771C" w:rsidP="0052771C">
            <w:pPr>
              <w:jc w:val="center"/>
              <w:rPr>
                <w:color w:val="000000"/>
              </w:rPr>
            </w:pPr>
            <w:r>
              <w:rPr>
                <w:color w:val="000000"/>
              </w:rPr>
              <w:t>0.519</w:t>
            </w:r>
          </w:p>
        </w:tc>
        <w:tc>
          <w:tcPr>
            <w:tcW w:w="976" w:type="dxa"/>
            <w:tcBorders>
              <w:top w:val="nil"/>
              <w:bottom w:val="nil"/>
            </w:tcBorders>
            <w:shd w:val="clear" w:color="auto" w:fill="auto"/>
            <w:noWrap/>
            <w:vAlign w:val="center"/>
            <w:hideMark/>
          </w:tcPr>
          <w:p w14:paraId="673A881F" w14:textId="77777777" w:rsidR="0052771C" w:rsidRDefault="0052771C" w:rsidP="0052771C">
            <w:pPr>
              <w:jc w:val="center"/>
              <w:rPr>
                <w:color w:val="000000"/>
              </w:rPr>
            </w:pPr>
            <w:r>
              <w:rPr>
                <w:color w:val="000000"/>
              </w:rPr>
              <w:t>0.648</w:t>
            </w:r>
          </w:p>
        </w:tc>
      </w:tr>
      <w:tr w:rsidR="003226B2" w14:paraId="5E971678" w14:textId="77777777" w:rsidTr="003226B2">
        <w:trPr>
          <w:trHeight w:val="320"/>
        </w:trPr>
        <w:tc>
          <w:tcPr>
            <w:tcW w:w="7465" w:type="dxa"/>
            <w:tcBorders>
              <w:top w:val="nil"/>
              <w:bottom w:val="single" w:sz="4" w:space="0" w:color="auto"/>
            </w:tcBorders>
            <w:shd w:val="clear" w:color="auto" w:fill="auto"/>
            <w:noWrap/>
            <w:vAlign w:val="bottom"/>
            <w:hideMark/>
          </w:tcPr>
          <w:p w14:paraId="48AD738F" w14:textId="2BD9CCFF" w:rsidR="0052771C" w:rsidRDefault="0052771C">
            <w:pPr>
              <w:rPr>
                <w:color w:val="000000"/>
              </w:rPr>
            </w:pPr>
            <w:r>
              <w:rPr>
                <w:color w:val="000000"/>
              </w:rPr>
              <w:t>Aspirin</w:t>
            </w:r>
            <w:r w:rsidR="000D2DEE">
              <w:rPr>
                <w:color w:val="000000"/>
              </w:rPr>
              <w:t xml:space="preserve"> + T-E-N-Network </w:t>
            </w:r>
            <w:proofErr w:type="spellStart"/>
            <w:r w:rsidR="000D2DEE">
              <w:rPr>
                <w:color w:val="000000"/>
              </w:rPr>
              <w:t>Drugs</w:t>
            </w:r>
            <w:r>
              <w:rPr>
                <w:color w:val="000000"/>
              </w:rPr>
              <w:t>_vs_Aspirin</w:t>
            </w:r>
            <w:proofErr w:type="spellEnd"/>
            <w:r w:rsidR="000D2DEE">
              <w:rPr>
                <w:color w:val="000000"/>
              </w:rPr>
              <w:t xml:space="preserve"> </w:t>
            </w:r>
            <w:r>
              <w:rPr>
                <w:color w:val="000000"/>
              </w:rPr>
              <w:t>+</w:t>
            </w:r>
            <w:r w:rsidR="000D2DEE">
              <w:rPr>
                <w:color w:val="000000"/>
              </w:rPr>
              <w:t xml:space="preserve"> n</w:t>
            </w:r>
            <w:r>
              <w:rPr>
                <w:color w:val="000000"/>
              </w:rPr>
              <w:t>on</w:t>
            </w:r>
            <w:r w:rsidR="000D2DEE">
              <w:rPr>
                <w:color w:val="000000"/>
              </w:rPr>
              <w:t>-</w:t>
            </w:r>
            <w:r>
              <w:rPr>
                <w:color w:val="000000"/>
              </w:rPr>
              <w:t>Network</w:t>
            </w:r>
            <w:r w:rsidR="000D2DEE">
              <w:rPr>
                <w:color w:val="000000"/>
              </w:rPr>
              <w:t xml:space="preserve"> </w:t>
            </w:r>
            <w:r>
              <w:rPr>
                <w:color w:val="000000"/>
              </w:rPr>
              <w:t>Drugs</w:t>
            </w:r>
          </w:p>
        </w:tc>
        <w:tc>
          <w:tcPr>
            <w:tcW w:w="1042" w:type="dxa"/>
            <w:tcBorders>
              <w:top w:val="nil"/>
              <w:bottom w:val="single" w:sz="4" w:space="0" w:color="auto"/>
            </w:tcBorders>
            <w:shd w:val="clear" w:color="auto" w:fill="auto"/>
            <w:noWrap/>
            <w:vAlign w:val="center"/>
            <w:hideMark/>
          </w:tcPr>
          <w:p w14:paraId="41371AED" w14:textId="77777777" w:rsidR="0052771C" w:rsidRDefault="0052771C" w:rsidP="0052771C">
            <w:pPr>
              <w:jc w:val="center"/>
              <w:rPr>
                <w:color w:val="000000"/>
              </w:rPr>
            </w:pPr>
            <w:r>
              <w:rPr>
                <w:color w:val="000000"/>
              </w:rPr>
              <w:t>1.001</w:t>
            </w:r>
          </w:p>
        </w:tc>
        <w:tc>
          <w:tcPr>
            <w:tcW w:w="1042" w:type="dxa"/>
            <w:tcBorders>
              <w:top w:val="nil"/>
              <w:bottom w:val="single" w:sz="4" w:space="0" w:color="auto"/>
            </w:tcBorders>
            <w:shd w:val="clear" w:color="auto" w:fill="auto"/>
            <w:noWrap/>
            <w:vAlign w:val="center"/>
            <w:hideMark/>
          </w:tcPr>
          <w:p w14:paraId="7A10D81A" w14:textId="77777777" w:rsidR="0052771C" w:rsidRDefault="0052771C" w:rsidP="0052771C">
            <w:pPr>
              <w:jc w:val="center"/>
              <w:rPr>
                <w:color w:val="000000"/>
              </w:rPr>
            </w:pPr>
            <w:r>
              <w:rPr>
                <w:color w:val="000000"/>
              </w:rPr>
              <w:t>0.514</w:t>
            </w:r>
          </w:p>
        </w:tc>
        <w:tc>
          <w:tcPr>
            <w:tcW w:w="976" w:type="dxa"/>
            <w:tcBorders>
              <w:top w:val="nil"/>
              <w:bottom w:val="single" w:sz="4" w:space="0" w:color="auto"/>
            </w:tcBorders>
            <w:shd w:val="clear" w:color="auto" w:fill="auto"/>
            <w:noWrap/>
            <w:vAlign w:val="center"/>
            <w:hideMark/>
          </w:tcPr>
          <w:p w14:paraId="733F4DC3" w14:textId="77777777" w:rsidR="0052771C" w:rsidRDefault="0052771C" w:rsidP="0052771C">
            <w:pPr>
              <w:jc w:val="center"/>
              <w:rPr>
                <w:color w:val="000000"/>
              </w:rPr>
            </w:pPr>
            <w:r>
              <w:rPr>
                <w:color w:val="000000"/>
              </w:rPr>
              <w:t>1.959</w:t>
            </w:r>
          </w:p>
        </w:tc>
      </w:tr>
      <w:tr w:rsidR="003226B2" w14:paraId="427C9E9E" w14:textId="77777777" w:rsidTr="003226B2">
        <w:trPr>
          <w:trHeight w:val="320"/>
        </w:trPr>
        <w:tc>
          <w:tcPr>
            <w:tcW w:w="10525" w:type="dxa"/>
            <w:gridSpan w:val="4"/>
            <w:tcBorders>
              <w:top w:val="single" w:sz="4" w:space="0" w:color="auto"/>
              <w:bottom w:val="nil"/>
            </w:tcBorders>
            <w:shd w:val="clear" w:color="auto" w:fill="auto"/>
            <w:noWrap/>
            <w:vAlign w:val="bottom"/>
            <w:hideMark/>
          </w:tcPr>
          <w:p w14:paraId="6545D155" w14:textId="77777777" w:rsidR="0052771C" w:rsidRDefault="0052771C">
            <w:pPr>
              <w:jc w:val="center"/>
              <w:rPr>
                <w:i/>
                <w:iCs/>
                <w:color w:val="000000"/>
              </w:rPr>
            </w:pPr>
            <w:r>
              <w:rPr>
                <w:i/>
                <w:iCs/>
                <w:color w:val="000000"/>
              </w:rPr>
              <w:t>Sepsis</w:t>
            </w:r>
          </w:p>
        </w:tc>
      </w:tr>
      <w:tr w:rsidR="003226B2" w14:paraId="21D7B9A2" w14:textId="77777777" w:rsidTr="003226B2">
        <w:trPr>
          <w:trHeight w:val="320"/>
        </w:trPr>
        <w:tc>
          <w:tcPr>
            <w:tcW w:w="7465" w:type="dxa"/>
            <w:tcBorders>
              <w:top w:val="nil"/>
              <w:bottom w:val="nil"/>
            </w:tcBorders>
            <w:shd w:val="clear" w:color="auto" w:fill="auto"/>
            <w:noWrap/>
            <w:vAlign w:val="bottom"/>
            <w:hideMark/>
          </w:tcPr>
          <w:p w14:paraId="41DDED16" w14:textId="70B24530" w:rsidR="0052771C" w:rsidRDefault="0052771C" w:rsidP="0052771C">
            <w:pPr>
              <w:rPr>
                <w:color w:val="000000"/>
              </w:rPr>
            </w:pPr>
            <w:r>
              <w:rPr>
                <w:color w:val="000000"/>
              </w:rPr>
              <w:t>ADRB2</w:t>
            </w:r>
            <w:r w:rsidR="000D2DEE">
              <w:rPr>
                <w:color w:val="000000"/>
              </w:rPr>
              <w:t>-</w:t>
            </w:r>
            <w:r>
              <w:rPr>
                <w:color w:val="000000"/>
              </w:rPr>
              <w:t>network</w:t>
            </w:r>
            <w:r w:rsidR="000D2DEE">
              <w:rPr>
                <w:color w:val="000000"/>
              </w:rPr>
              <w:t xml:space="preserve"> </w:t>
            </w:r>
            <w:r>
              <w:rPr>
                <w:color w:val="000000"/>
              </w:rPr>
              <w:t>Drugs</w:t>
            </w:r>
            <w:r w:rsidR="000D2DEE">
              <w:rPr>
                <w:color w:val="000000"/>
              </w:rPr>
              <w:t xml:space="preserve"> </w:t>
            </w:r>
            <w:r>
              <w:rPr>
                <w:color w:val="000000"/>
              </w:rPr>
              <w:t>vs</w:t>
            </w:r>
            <w:r w:rsidR="000D2DEE">
              <w:rPr>
                <w:color w:val="000000"/>
              </w:rPr>
              <w:t xml:space="preserve"> </w:t>
            </w:r>
            <w:r>
              <w:rPr>
                <w:color w:val="000000"/>
              </w:rPr>
              <w:t>non</w:t>
            </w:r>
            <w:r w:rsidR="000D2DEE">
              <w:rPr>
                <w:color w:val="000000"/>
              </w:rPr>
              <w:t>-</w:t>
            </w:r>
            <w:r>
              <w:rPr>
                <w:color w:val="000000"/>
              </w:rPr>
              <w:t>Network</w:t>
            </w:r>
            <w:r w:rsidR="000D2DEE">
              <w:rPr>
                <w:color w:val="000000"/>
              </w:rPr>
              <w:t xml:space="preserve"> </w:t>
            </w:r>
            <w:r>
              <w:rPr>
                <w:color w:val="000000"/>
              </w:rPr>
              <w:t>Drugs</w:t>
            </w:r>
          </w:p>
        </w:tc>
        <w:tc>
          <w:tcPr>
            <w:tcW w:w="1042" w:type="dxa"/>
            <w:tcBorders>
              <w:top w:val="nil"/>
              <w:bottom w:val="nil"/>
            </w:tcBorders>
            <w:shd w:val="clear" w:color="auto" w:fill="auto"/>
            <w:noWrap/>
            <w:vAlign w:val="center"/>
            <w:hideMark/>
          </w:tcPr>
          <w:p w14:paraId="79DD4F16" w14:textId="155124A1" w:rsidR="0052771C" w:rsidRDefault="0052771C" w:rsidP="0052771C">
            <w:pPr>
              <w:jc w:val="center"/>
              <w:rPr>
                <w:color w:val="000000"/>
              </w:rPr>
            </w:pPr>
            <w:r>
              <w:rPr>
                <w:color w:val="000000"/>
              </w:rPr>
              <w:t>0.525</w:t>
            </w:r>
          </w:p>
        </w:tc>
        <w:tc>
          <w:tcPr>
            <w:tcW w:w="1042" w:type="dxa"/>
            <w:tcBorders>
              <w:top w:val="nil"/>
              <w:bottom w:val="nil"/>
            </w:tcBorders>
            <w:shd w:val="clear" w:color="auto" w:fill="auto"/>
            <w:noWrap/>
            <w:vAlign w:val="center"/>
            <w:hideMark/>
          </w:tcPr>
          <w:p w14:paraId="3A3006FD" w14:textId="71B1A36E" w:rsidR="0052771C" w:rsidRDefault="0052771C" w:rsidP="0052771C">
            <w:pPr>
              <w:jc w:val="center"/>
              <w:rPr>
                <w:color w:val="000000"/>
              </w:rPr>
            </w:pPr>
            <w:r>
              <w:rPr>
                <w:color w:val="000000"/>
              </w:rPr>
              <w:t>0.499</w:t>
            </w:r>
          </w:p>
        </w:tc>
        <w:tc>
          <w:tcPr>
            <w:tcW w:w="976" w:type="dxa"/>
            <w:tcBorders>
              <w:top w:val="nil"/>
              <w:bottom w:val="nil"/>
            </w:tcBorders>
            <w:shd w:val="clear" w:color="auto" w:fill="auto"/>
            <w:noWrap/>
            <w:vAlign w:val="center"/>
            <w:hideMark/>
          </w:tcPr>
          <w:p w14:paraId="5F88E576" w14:textId="5B93E8EB" w:rsidR="0052771C" w:rsidRDefault="0052771C" w:rsidP="0052771C">
            <w:pPr>
              <w:jc w:val="center"/>
              <w:rPr>
                <w:color w:val="000000"/>
              </w:rPr>
            </w:pPr>
            <w:r>
              <w:rPr>
                <w:color w:val="000000"/>
              </w:rPr>
              <w:t>0.552</w:t>
            </w:r>
          </w:p>
        </w:tc>
      </w:tr>
      <w:tr w:rsidR="003226B2" w14:paraId="04138AAB" w14:textId="77777777" w:rsidTr="003226B2">
        <w:trPr>
          <w:trHeight w:val="320"/>
        </w:trPr>
        <w:tc>
          <w:tcPr>
            <w:tcW w:w="7465" w:type="dxa"/>
            <w:tcBorders>
              <w:top w:val="nil"/>
              <w:bottom w:val="single" w:sz="4" w:space="0" w:color="auto"/>
            </w:tcBorders>
            <w:shd w:val="clear" w:color="auto" w:fill="auto"/>
            <w:noWrap/>
            <w:vAlign w:val="bottom"/>
            <w:hideMark/>
          </w:tcPr>
          <w:p w14:paraId="6BF9468D" w14:textId="2E277147" w:rsidR="0052771C" w:rsidRDefault="00A75B79" w:rsidP="0052771C">
            <w:pPr>
              <w:rPr>
                <w:color w:val="000000"/>
              </w:rPr>
            </w:pPr>
            <w:r>
              <w:rPr>
                <w:color w:val="000000"/>
              </w:rPr>
              <w:t>Albuterol</w:t>
            </w:r>
            <w:r w:rsidR="000D2DEE">
              <w:rPr>
                <w:color w:val="000000"/>
              </w:rPr>
              <w:t xml:space="preserve"> </w:t>
            </w:r>
            <w:r w:rsidR="0052771C">
              <w:rPr>
                <w:color w:val="000000"/>
              </w:rPr>
              <w:t>+</w:t>
            </w:r>
            <w:r w:rsidR="000D2DEE">
              <w:rPr>
                <w:color w:val="000000"/>
              </w:rPr>
              <w:t xml:space="preserve"> </w:t>
            </w:r>
            <w:r w:rsidR="0052771C">
              <w:rPr>
                <w:color w:val="000000"/>
              </w:rPr>
              <w:t>ADRB2</w:t>
            </w:r>
            <w:r w:rsidR="000D2DEE">
              <w:rPr>
                <w:color w:val="000000"/>
              </w:rPr>
              <w:t>-</w:t>
            </w:r>
            <w:r w:rsidR="0052771C">
              <w:rPr>
                <w:color w:val="000000"/>
              </w:rPr>
              <w:t>Network</w:t>
            </w:r>
            <w:r w:rsidR="000D2DEE">
              <w:rPr>
                <w:color w:val="000000"/>
              </w:rPr>
              <w:t xml:space="preserve"> </w:t>
            </w:r>
            <w:proofErr w:type="spellStart"/>
            <w:r w:rsidR="0052771C">
              <w:rPr>
                <w:color w:val="000000"/>
              </w:rPr>
              <w:t>Drugs_vs_</w:t>
            </w:r>
            <w:r>
              <w:rPr>
                <w:color w:val="000000"/>
              </w:rPr>
              <w:t>Albuterol</w:t>
            </w:r>
            <w:proofErr w:type="spellEnd"/>
            <w:r w:rsidR="000D2DEE">
              <w:rPr>
                <w:color w:val="000000"/>
              </w:rPr>
              <w:t xml:space="preserve"> </w:t>
            </w:r>
            <w:r w:rsidR="0052771C">
              <w:rPr>
                <w:color w:val="000000"/>
              </w:rPr>
              <w:t>+</w:t>
            </w:r>
            <w:r w:rsidR="000D2DEE">
              <w:rPr>
                <w:color w:val="000000"/>
              </w:rPr>
              <w:t xml:space="preserve"> n</w:t>
            </w:r>
            <w:r w:rsidR="0052771C">
              <w:rPr>
                <w:color w:val="000000"/>
              </w:rPr>
              <w:t>on</w:t>
            </w:r>
            <w:r w:rsidR="000D2DEE">
              <w:rPr>
                <w:color w:val="000000"/>
              </w:rPr>
              <w:t>-</w:t>
            </w:r>
            <w:r w:rsidR="0052771C">
              <w:rPr>
                <w:color w:val="000000"/>
              </w:rPr>
              <w:t>Network</w:t>
            </w:r>
            <w:r w:rsidR="000D2DEE">
              <w:rPr>
                <w:color w:val="000000"/>
              </w:rPr>
              <w:t xml:space="preserve"> </w:t>
            </w:r>
            <w:r w:rsidR="0052771C">
              <w:rPr>
                <w:color w:val="000000"/>
              </w:rPr>
              <w:t>Drugs</w:t>
            </w:r>
          </w:p>
        </w:tc>
        <w:tc>
          <w:tcPr>
            <w:tcW w:w="1042" w:type="dxa"/>
            <w:tcBorders>
              <w:top w:val="nil"/>
              <w:bottom w:val="single" w:sz="4" w:space="0" w:color="auto"/>
            </w:tcBorders>
            <w:shd w:val="clear" w:color="auto" w:fill="auto"/>
            <w:noWrap/>
            <w:vAlign w:val="center"/>
            <w:hideMark/>
          </w:tcPr>
          <w:p w14:paraId="55149318" w14:textId="50ED0D9B" w:rsidR="0052771C" w:rsidRDefault="0052771C" w:rsidP="0052771C">
            <w:pPr>
              <w:jc w:val="center"/>
              <w:rPr>
                <w:color w:val="000000"/>
              </w:rPr>
            </w:pPr>
            <w:r>
              <w:rPr>
                <w:color w:val="000000"/>
              </w:rPr>
              <w:t>0.792</w:t>
            </w:r>
          </w:p>
        </w:tc>
        <w:tc>
          <w:tcPr>
            <w:tcW w:w="1042" w:type="dxa"/>
            <w:tcBorders>
              <w:top w:val="nil"/>
              <w:bottom w:val="single" w:sz="4" w:space="0" w:color="auto"/>
            </w:tcBorders>
            <w:shd w:val="clear" w:color="auto" w:fill="auto"/>
            <w:noWrap/>
            <w:vAlign w:val="center"/>
            <w:hideMark/>
          </w:tcPr>
          <w:p w14:paraId="115BF3F0" w14:textId="129E93D1" w:rsidR="0052771C" w:rsidRDefault="0052771C" w:rsidP="0052771C">
            <w:pPr>
              <w:jc w:val="center"/>
              <w:rPr>
                <w:color w:val="000000"/>
              </w:rPr>
            </w:pPr>
            <w:r>
              <w:rPr>
                <w:color w:val="000000"/>
              </w:rPr>
              <w:t>0.739</w:t>
            </w:r>
          </w:p>
        </w:tc>
        <w:tc>
          <w:tcPr>
            <w:tcW w:w="976" w:type="dxa"/>
            <w:tcBorders>
              <w:top w:val="nil"/>
              <w:bottom w:val="single" w:sz="4" w:space="0" w:color="auto"/>
            </w:tcBorders>
            <w:shd w:val="clear" w:color="auto" w:fill="auto"/>
            <w:noWrap/>
            <w:vAlign w:val="center"/>
            <w:hideMark/>
          </w:tcPr>
          <w:p w14:paraId="0FA9E71A" w14:textId="5FACEAED" w:rsidR="0052771C" w:rsidRDefault="0052771C" w:rsidP="0052771C">
            <w:pPr>
              <w:jc w:val="center"/>
              <w:rPr>
                <w:color w:val="000000"/>
              </w:rPr>
            </w:pPr>
            <w:r>
              <w:rPr>
                <w:color w:val="000000"/>
              </w:rPr>
              <w:t>0.848</w:t>
            </w:r>
          </w:p>
        </w:tc>
      </w:tr>
    </w:tbl>
    <w:p w14:paraId="34F2EBD0" w14:textId="3BA82150" w:rsidR="00614FE3" w:rsidRDefault="00614FE3" w:rsidP="00D73714">
      <w:pPr>
        <w:pStyle w:val="Legend"/>
        <w:rPr>
          <w:b/>
          <w:bCs/>
        </w:rPr>
      </w:pPr>
      <w:r>
        <w:rPr>
          <w:b/>
          <w:bCs/>
        </w:rPr>
        <w:t xml:space="preserve">Table 2. Adverse event hazard ratios are altered in drugs predicted to have combination network effects.  </w:t>
      </w:r>
    </w:p>
    <w:p w14:paraId="3C12C1C5" w14:textId="77777777" w:rsidR="0049335E" w:rsidRDefault="0049335E" w:rsidP="00D73714">
      <w:pPr>
        <w:pStyle w:val="Legend"/>
        <w:rPr>
          <w:b/>
          <w:bCs/>
        </w:rPr>
      </w:pPr>
    </w:p>
    <w:tbl>
      <w:tblPr>
        <w:tblStyle w:val="TableGrid"/>
        <w:tblW w:w="10435" w:type="dxa"/>
        <w:tblLook w:val="04A0" w:firstRow="1" w:lastRow="0" w:firstColumn="1" w:lastColumn="0" w:noHBand="0" w:noVBand="1"/>
      </w:tblPr>
      <w:tblGrid>
        <w:gridCol w:w="622"/>
        <w:gridCol w:w="1026"/>
        <w:gridCol w:w="855"/>
        <w:gridCol w:w="1193"/>
        <w:gridCol w:w="763"/>
        <w:gridCol w:w="1408"/>
        <w:gridCol w:w="1961"/>
        <w:gridCol w:w="1305"/>
        <w:gridCol w:w="1302"/>
      </w:tblGrid>
      <w:tr w:rsidR="00B52563" w:rsidRPr="00485627" w14:paraId="5EF4B4B1" w14:textId="69FF2C63" w:rsidTr="003226B2">
        <w:trPr>
          <w:trHeight w:val="320"/>
        </w:trPr>
        <w:tc>
          <w:tcPr>
            <w:tcW w:w="1648" w:type="dxa"/>
            <w:gridSpan w:val="2"/>
            <w:noWrap/>
            <w:hideMark/>
          </w:tcPr>
          <w:p w14:paraId="64371992" w14:textId="77777777" w:rsidR="00B52563" w:rsidRPr="00485627" w:rsidRDefault="00B52563" w:rsidP="003226B2">
            <w:pPr>
              <w:pStyle w:val="Legend"/>
              <w:spacing w:before="0"/>
              <w:jc w:val="center"/>
              <w:rPr>
                <w:i/>
                <w:iCs/>
                <w:sz w:val="20"/>
                <w:szCs w:val="20"/>
              </w:rPr>
            </w:pPr>
            <w:r w:rsidRPr="00485627">
              <w:rPr>
                <w:i/>
                <w:iCs/>
                <w:sz w:val="20"/>
                <w:szCs w:val="20"/>
              </w:rPr>
              <w:t>With Combo Drug</w:t>
            </w:r>
          </w:p>
        </w:tc>
        <w:tc>
          <w:tcPr>
            <w:tcW w:w="2048" w:type="dxa"/>
            <w:gridSpan w:val="2"/>
            <w:tcBorders>
              <w:right w:val="single" w:sz="4" w:space="0" w:color="auto"/>
            </w:tcBorders>
            <w:noWrap/>
            <w:hideMark/>
          </w:tcPr>
          <w:p w14:paraId="30DCEE00" w14:textId="77777777" w:rsidR="00B52563" w:rsidRPr="00485627" w:rsidRDefault="00B52563" w:rsidP="003226B2">
            <w:pPr>
              <w:pStyle w:val="Legend"/>
              <w:spacing w:before="0"/>
              <w:jc w:val="center"/>
              <w:rPr>
                <w:i/>
                <w:iCs/>
                <w:sz w:val="20"/>
                <w:szCs w:val="20"/>
              </w:rPr>
            </w:pPr>
            <w:r w:rsidRPr="00485627">
              <w:rPr>
                <w:i/>
                <w:iCs/>
                <w:sz w:val="20"/>
                <w:szCs w:val="20"/>
              </w:rPr>
              <w:t>Without Combo Drug</w:t>
            </w:r>
          </w:p>
        </w:tc>
        <w:tc>
          <w:tcPr>
            <w:tcW w:w="763" w:type="dxa"/>
            <w:tcBorders>
              <w:top w:val="single" w:sz="4" w:space="0" w:color="auto"/>
              <w:left w:val="single" w:sz="4" w:space="0" w:color="auto"/>
              <w:bottom w:val="single" w:sz="4" w:space="0" w:color="auto"/>
              <w:right w:val="nil"/>
            </w:tcBorders>
            <w:noWrap/>
            <w:hideMark/>
          </w:tcPr>
          <w:p w14:paraId="26A3486C" w14:textId="77777777" w:rsidR="00B52563" w:rsidRPr="00485627" w:rsidRDefault="00B52563" w:rsidP="003226B2">
            <w:pPr>
              <w:pStyle w:val="Legend"/>
              <w:spacing w:before="0"/>
              <w:rPr>
                <w:b/>
                <w:bCs/>
                <w:i/>
                <w:iCs/>
                <w:sz w:val="20"/>
                <w:szCs w:val="20"/>
              </w:rPr>
            </w:pPr>
          </w:p>
        </w:tc>
        <w:tc>
          <w:tcPr>
            <w:tcW w:w="1408" w:type="dxa"/>
            <w:tcBorders>
              <w:top w:val="single" w:sz="4" w:space="0" w:color="auto"/>
              <w:left w:val="nil"/>
              <w:bottom w:val="single" w:sz="4" w:space="0" w:color="auto"/>
              <w:right w:val="nil"/>
            </w:tcBorders>
            <w:noWrap/>
            <w:hideMark/>
          </w:tcPr>
          <w:p w14:paraId="611E2994" w14:textId="77777777" w:rsidR="00B52563" w:rsidRPr="00485627" w:rsidRDefault="00B52563" w:rsidP="003226B2">
            <w:pPr>
              <w:pStyle w:val="Legend"/>
              <w:spacing w:before="0"/>
              <w:rPr>
                <w:b/>
                <w:bCs/>
                <w:sz w:val="20"/>
                <w:szCs w:val="20"/>
              </w:rPr>
            </w:pPr>
          </w:p>
        </w:tc>
        <w:tc>
          <w:tcPr>
            <w:tcW w:w="1961" w:type="dxa"/>
            <w:tcBorders>
              <w:top w:val="single" w:sz="4" w:space="0" w:color="auto"/>
              <w:left w:val="nil"/>
              <w:bottom w:val="single" w:sz="4" w:space="0" w:color="auto"/>
              <w:right w:val="nil"/>
            </w:tcBorders>
            <w:noWrap/>
            <w:hideMark/>
          </w:tcPr>
          <w:p w14:paraId="5D2E0481" w14:textId="77777777" w:rsidR="00B52563" w:rsidRPr="00485627" w:rsidRDefault="00B52563" w:rsidP="003226B2">
            <w:pPr>
              <w:pStyle w:val="Legend"/>
              <w:spacing w:before="0"/>
              <w:rPr>
                <w:b/>
                <w:bCs/>
                <w:sz w:val="20"/>
                <w:szCs w:val="20"/>
              </w:rPr>
            </w:pPr>
          </w:p>
        </w:tc>
        <w:tc>
          <w:tcPr>
            <w:tcW w:w="1305" w:type="dxa"/>
            <w:tcBorders>
              <w:top w:val="single" w:sz="4" w:space="0" w:color="auto"/>
              <w:left w:val="nil"/>
              <w:bottom w:val="single" w:sz="4" w:space="0" w:color="auto"/>
              <w:right w:val="nil"/>
            </w:tcBorders>
            <w:noWrap/>
          </w:tcPr>
          <w:p w14:paraId="496FBEBA" w14:textId="77777777" w:rsidR="00B52563" w:rsidRPr="00485627" w:rsidRDefault="00B52563" w:rsidP="003226B2">
            <w:pPr>
              <w:pStyle w:val="Legend"/>
              <w:spacing w:before="0"/>
              <w:rPr>
                <w:b/>
                <w:bCs/>
                <w:sz w:val="20"/>
                <w:szCs w:val="20"/>
              </w:rPr>
            </w:pPr>
          </w:p>
        </w:tc>
        <w:tc>
          <w:tcPr>
            <w:tcW w:w="1302" w:type="dxa"/>
            <w:tcBorders>
              <w:top w:val="single" w:sz="4" w:space="0" w:color="auto"/>
              <w:left w:val="nil"/>
              <w:bottom w:val="single" w:sz="4" w:space="0" w:color="auto"/>
              <w:right w:val="single" w:sz="4" w:space="0" w:color="auto"/>
            </w:tcBorders>
          </w:tcPr>
          <w:p w14:paraId="7D56CE31" w14:textId="77777777" w:rsidR="00B52563" w:rsidRPr="00485627" w:rsidRDefault="00B52563" w:rsidP="003226B2">
            <w:pPr>
              <w:pStyle w:val="Legend"/>
              <w:spacing w:before="0"/>
              <w:rPr>
                <w:b/>
                <w:bCs/>
                <w:sz w:val="20"/>
                <w:szCs w:val="20"/>
              </w:rPr>
            </w:pPr>
          </w:p>
        </w:tc>
      </w:tr>
      <w:tr w:rsidR="00B52563" w:rsidRPr="00485627" w14:paraId="74EB6B45" w14:textId="06313427" w:rsidTr="00B169C1">
        <w:trPr>
          <w:trHeight w:val="320"/>
        </w:trPr>
        <w:tc>
          <w:tcPr>
            <w:tcW w:w="622" w:type="dxa"/>
            <w:noWrap/>
            <w:hideMark/>
          </w:tcPr>
          <w:p w14:paraId="6CC4E34F" w14:textId="77777777" w:rsidR="00B52563" w:rsidRPr="00485627" w:rsidRDefault="00B52563" w:rsidP="003226B2">
            <w:pPr>
              <w:pStyle w:val="Legend"/>
              <w:spacing w:before="0"/>
              <w:jc w:val="center"/>
              <w:rPr>
                <w:b/>
                <w:bCs/>
                <w:sz w:val="20"/>
                <w:szCs w:val="20"/>
              </w:rPr>
            </w:pPr>
            <w:r w:rsidRPr="00485627">
              <w:rPr>
                <w:b/>
                <w:bCs/>
                <w:sz w:val="20"/>
                <w:szCs w:val="20"/>
              </w:rPr>
              <w:t>HR</w:t>
            </w:r>
          </w:p>
        </w:tc>
        <w:tc>
          <w:tcPr>
            <w:tcW w:w="1026" w:type="dxa"/>
            <w:noWrap/>
            <w:hideMark/>
          </w:tcPr>
          <w:p w14:paraId="585134F3" w14:textId="77777777" w:rsidR="00B52563" w:rsidRPr="00485627" w:rsidRDefault="00B52563" w:rsidP="003226B2">
            <w:pPr>
              <w:pStyle w:val="Legend"/>
              <w:spacing w:before="0"/>
              <w:jc w:val="center"/>
              <w:rPr>
                <w:b/>
                <w:bCs/>
                <w:sz w:val="20"/>
                <w:szCs w:val="20"/>
              </w:rPr>
            </w:pPr>
            <w:r w:rsidRPr="00485627">
              <w:rPr>
                <w:b/>
                <w:bCs/>
                <w:sz w:val="20"/>
                <w:szCs w:val="20"/>
              </w:rPr>
              <w:t>P-value</w:t>
            </w:r>
          </w:p>
        </w:tc>
        <w:tc>
          <w:tcPr>
            <w:tcW w:w="855" w:type="dxa"/>
            <w:noWrap/>
            <w:hideMark/>
          </w:tcPr>
          <w:p w14:paraId="3E6933CE" w14:textId="77777777" w:rsidR="00B52563" w:rsidRPr="00485627" w:rsidRDefault="00B52563" w:rsidP="003226B2">
            <w:pPr>
              <w:pStyle w:val="Legend"/>
              <w:spacing w:before="0"/>
              <w:jc w:val="center"/>
              <w:rPr>
                <w:b/>
                <w:bCs/>
                <w:sz w:val="20"/>
                <w:szCs w:val="20"/>
              </w:rPr>
            </w:pPr>
            <w:r w:rsidRPr="00485627">
              <w:rPr>
                <w:b/>
                <w:bCs/>
                <w:sz w:val="20"/>
                <w:szCs w:val="20"/>
              </w:rPr>
              <w:t>HR</w:t>
            </w:r>
          </w:p>
        </w:tc>
        <w:tc>
          <w:tcPr>
            <w:tcW w:w="1193" w:type="dxa"/>
            <w:noWrap/>
            <w:hideMark/>
          </w:tcPr>
          <w:p w14:paraId="64F54465" w14:textId="77777777" w:rsidR="00B52563" w:rsidRPr="00485627" w:rsidRDefault="00B52563" w:rsidP="003226B2">
            <w:pPr>
              <w:pStyle w:val="Legend"/>
              <w:spacing w:before="0"/>
              <w:jc w:val="center"/>
              <w:rPr>
                <w:b/>
                <w:bCs/>
                <w:sz w:val="20"/>
                <w:szCs w:val="20"/>
              </w:rPr>
            </w:pPr>
            <w:r w:rsidRPr="00485627">
              <w:rPr>
                <w:b/>
                <w:bCs/>
                <w:sz w:val="20"/>
                <w:szCs w:val="20"/>
              </w:rPr>
              <w:t>P-value</w:t>
            </w:r>
          </w:p>
        </w:tc>
        <w:tc>
          <w:tcPr>
            <w:tcW w:w="763" w:type="dxa"/>
            <w:tcBorders>
              <w:top w:val="single" w:sz="4" w:space="0" w:color="auto"/>
            </w:tcBorders>
            <w:noWrap/>
            <w:hideMark/>
          </w:tcPr>
          <w:p w14:paraId="304DB960" w14:textId="77777777" w:rsidR="00B52563" w:rsidRPr="00485627" w:rsidRDefault="00B52563" w:rsidP="003226B2">
            <w:pPr>
              <w:pStyle w:val="Legend"/>
              <w:spacing w:before="0"/>
              <w:jc w:val="center"/>
              <w:rPr>
                <w:b/>
                <w:bCs/>
                <w:sz w:val="20"/>
                <w:szCs w:val="20"/>
              </w:rPr>
            </w:pPr>
            <w:r w:rsidRPr="00485627">
              <w:rPr>
                <w:b/>
                <w:bCs/>
                <w:sz w:val="20"/>
                <w:szCs w:val="20"/>
              </w:rPr>
              <w:t>HR Ratio</w:t>
            </w:r>
          </w:p>
        </w:tc>
        <w:tc>
          <w:tcPr>
            <w:tcW w:w="1408" w:type="dxa"/>
            <w:tcBorders>
              <w:top w:val="single" w:sz="4" w:space="0" w:color="auto"/>
            </w:tcBorders>
            <w:noWrap/>
            <w:hideMark/>
          </w:tcPr>
          <w:p w14:paraId="30CD53D2" w14:textId="5040911B" w:rsidR="00B52563" w:rsidRPr="00485627" w:rsidRDefault="00B52563" w:rsidP="003226B2">
            <w:pPr>
              <w:pStyle w:val="Legend"/>
              <w:spacing w:before="0"/>
              <w:jc w:val="center"/>
              <w:rPr>
                <w:b/>
                <w:bCs/>
                <w:sz w:val="20"/>
                <w:szCs w:val="20"/>
              </w:rPr>
            </w:pPr>
            <w:r w:rsidRPr="00485627">
              <w:rPr>
                <w:b/>
                <w:bCs/>
                <w:sz w:val="20"/>
                <w:szCs w:val="20"/>
              </w:rPr>
              <w:t>AR</w:t>
            </w:r>
          </w:p>
        </w:tc>
        <w:tc>
          <w:tcPr>
            <w:tcW w:w="1961" w:type="dxa"/>
            <w:tcBorders>
              <w:top w:val="single" w:sz="4" w:space="0" w:color="auto"/>
            </w:tcBorders>
            <w:noWrap/>
            <w:hideMark/>
          </w:tcPr>
          <w:p w14:paraId="50155EC1" w14:textId="77777777" w:rsidR="00B52563" w:rsidRPr="00485627" w:rsidRDefault="00B52563" w:rsidP="003226B2">
            <w:pPr>
              <w:pStyle w:val="Legend"/>
              <w:spacing w:before="0"/>
              <w:jc w:val="center"/>
              <w:rPr>
                <w:b/>
                <w:bCs/>
                <w:sz w:val="20"/>
                <w:szCs w:val="20"/>
              </w:rPr>
            </w:pPr>
            <w:r w:rsidRPr="00485627">
              <w:rPr>
                <w:b/>
                <w:bCs/>
                <w:sz w:val="20"/>
                <w:szCs w:val="20"/>
              </w:rPr>
              <w:t>Combo Drug</w:t>
            </w:r>
          </w:p>
        </w:tc>
        <w:tc>
          <w:tcPr>
            <w:tcW w:w="1305" w:type="dxa"/>
            <w:tcBorders>
              <w:top w:val="single" w:sz="4" w:space="0" w:color="auto"/>
            </w:tcBorders>
            <w:noWrap/>
            <w:hideMark/>
          </w:tcPr>
          <w:p w14:paraId="5EE0E62E" w14:textId="77777777" w:rsidR="00B52563" w:rsidRPr="00485627" w:rsidRDefault="00B52563" w:rsidP="003226B2">
            <w:pPr>
              <w:pStyle w:val="Legend"/>
              <w:spacing w:before="0"/>
              <w:jc w:val="center"/>
              <w:rPr>
                <w:b/>
                <w:bCs/>
                <w:sz w:val="20"/>
                <w:szCs w:val="20"/>
              </w:rPr>
            </w:pPr>
            <w:r w:rsidRPr="00485627">
              <w:rPr>
                <w:b/>
                <w:bCs/>
                <w:sz w:val="20"/>
                <w:szCs w:val="20"/>
              </w:rPr>
              <w:t>Downstream Protein</w:t>
            </w:r>
          </w:p>
        </w:tc>
        <w:tc>
          <w:tcPr>
            <w:tcW w:w="1302" w:type="dxa"/>
            <w:tcBorders>
              <w:top w:val="single" w:sz="4" w:space="0" w:color="auto"/>
            </w:tcBorders>
          </w:tcPr>
          <w:p w14:paraId="28AA6382" w14:textId="6FF0551E" w:rsidR="00B52563" w:rsidRPr="00485627" w:rsidRDefault="00B52563" w:rsidP="003226B2">
            <w:pPr>
              <w:pStyle w:val="Legend"/>
              <w:spacing w:before="0"/>
              <w:jc w:val="center"/>
              <w:rPr>
                <w:b/>
                <w:bCs/>
                <w:sz w:val="20"/>
                <w:szCs w:val="20"/>
              </w:rPr>
            </w:pPr>
            <w:proofErr w:type="spellStart"/>
            <w:r>
              <w:rPr>
                <w:b/>
                <w:bCs/>
                <w:sz w:val="20"/>
                <w:szCs w:val="20"/>
              </w:rPr>
              <w:t>ExpNum</w:t>
            </w:r>
            <w:proofErr w:type="spellEnd"/>
          </w:p>
        </w:tc>
      </w:tr>
      <w:tr w:rsidR="00B52563" w:rsidRPr="00485627" w14:paraId="0B381004" w14:textId="2BB83391" w:rsidTr="00B169C1">
        <w:trPr>
          <w:trHeight w:val="320"/>
        </w:trPr>
        <w:tc>
          <w:tcPr>
            <w:tcW w:w="622" w:type="dxa"/>
            <w:noWrap/>
            <w:hideMark/>
          </w:tcPr>
          <w:p w14:paraId="067F19E0" w14:textId="77777777" w:rsidR="00B52563" w:rsidRPr="00485627" w:rsidRDefault="00B52563" w:rsidP="003226B2">
            <w:pPr>
              <w:pStyle w:val="Legend"/>
              <w:spacing w:before="0"/>
              <w:jc w:val="center"/>
              <w:rPr>
                <w:sz w:val="20"/>
                <w:szCs w:val="20"/>
              </w:rPr>
            </w:pPr>
            <w:r w:rsidRPr="00485627">
              <w:rPr>
                <w:sz w:val="20"/>
                <w:szCs w:val="20"/>
              </w:rPr>
              <w:t>1.09</w:t>
            </w:r>
          </w:p>
        </w:tc>
        <w:tc>
          <w:tcPr>
            <w:tcW w:w="1026" w:type="dxa"/>
            <w:noWrap/>
            <w:hideMark/>
          </w:tcPr>
          <w:p w14:paraId="551057C0" w14:textId="77777777" w:rsidR="00B52563" w:rsidRPr="00485627" w:rsidRDefault="00B52563" w:rsidP="003226B2">
            <w:pPr>
              <w:pStyle w:val="Legend"/>
              <w:spacing w:before="0"/>
              <w:jc w:val="center"/>
              <w:rPr>
                <w:sz w:val="20"/>
                <w:szCs w:val="20"/>
              </w:rPr>
            </w:pPr>
            <w:r w:rsidRPr="00485627">
              <w:rPr>
                <w:sz w:val="20"/>
                <w:szCs w:val="20"/>
              </w:rPr>
              <w:t>4.61E-01</w:t>
            </w:r>
          </w:p>
        </w:tc>
        <w:tc>
          <w:tcPr>
            <w:tcW w:w="855" w:type="dxa"/>
            <w:noWrap/>
            <w:hideMark/>
          </w:tcPr>
          <w:p w14:paraId="6F03557C" w14:textId="77777777" w:rsidR="00B52563" w:rsidRPr="00485627" w:rsidRDefault="00B52563" w:rsidP="003226B2">
            <w:pPr>
              <w:pStyle w:val="Legend"/>
              <w:spacing w:before="0"/>
              <w:jc w:val="center"/>
              <w:rPr>
                <w:sz w:val="20"/>
                <w:szCs w:val="20"/>
              </w:rPr>
            </w:pPr>
            <w:r w:rsidRPr="00485627">
              <w:rPr>
                <w:sz w:val="20"/>
                <w:szCs w:val="20"/>
              </w:rPr>
              <w:t>0.93</w:t>
            </w:r>
          </w:p>
        </w:tc>
        <w:tc>
          <w:tcPr>
            <w:tcW w:w="1193" w:type="dxa"/>
            <w:noWrap/>
            <w:hideMark/>
          </w:tcPr>
          <w:p w14:paraId="6DF37619" w14:textId="77777777" w:rsidR="00B52563" w:rsidRPr="00485627" w:rsidRDefault="00B52563" w:rsidP="003226B2">
            <w:pPr>
              <w:pStyle w:val="Legend"/>
              <w:spacing w:before="0"/>
              <w:jc w:val="center"/>
              <w:rPr>
                <w:sz w:val="20"/>
                <w:szCs w:val="20"/>
              </w:rPr>
            </w:pPr>
            <w:r w:rsidRPr="00485627">
              <w:rPr>
                <w:sz w:val="20"/>
                <w:szCs w:val="20"/>
              </w:rPr>
              <w:t>6.33E-04</w:t>
            </w:r>
          </w:p>
        </w:tc>
        <w:tc>
          <w:tcPr>
            <w:tcW w:w="763" w:type="dxa"/>
            <w:noWrap/>
            <w:hideMark/>
          </w:tcPr>
          <w:p w14:paraId="30068742" w14:textId="77777777" w:rsidR="00B52563" w:rsidRPr="00485627" w:rsidRDefault="00B52563" w:rsidP="003226B2">
            <w:pPr>
              <w:pStyle w:val="Legend"/>
              <w:spacing w:before="0"/>
              <w:jc w:val="center"/>
              <w:rPr>
                <w:sz w:val="20"/>
                <w:szCs w:val="20"/>
              </w:rPr>
            </w:pPr>
            <w:r w:rsidRPr="00485627">
              <w:rPr>
                <w:sz w:val="20"/>
                <w:szCs w:val="20"/>
              </w:rPr>
              <w:t>1.17</w:t>
            </w:r>
          </w:p>
        </w:tc>
        <w:tc>
          <w:tcPr>
            <w:tcW w:w="1408" w:type="dxa"/>
            <w:noWrap/>
            <w:hideMark/>
          </w:tcPr>
          <w:p w14:paraId="057FB14B" w14:textId="77777777" w:rsidR="00B52563" w:rsidRPr="00485627" w:rsidRDefault="00B52563" w:rsidP="003226B2">
            <w:pPr>
              <w:pStyle w:val="Legend"/>
              <w:spacing w:before="0"/>
              <w:jc w:val="center"/>
              <w:rPr>
                <w:sz w:val="20"/>
                <w:szCs w:val="20"/>
              </w:rPr>
            </w:pPr>
            <w:r w:rsidRPr="00485627">
              <w:rPr>
                <w:sz w:val="20"/>
                <w:szCs w:val="20"/>
              </w:rPr>
              <w:t>Hypertension</w:t>
            </w:r>
          </w:p>
        </w:tc>
        <w:tc>
          <w:tcPr>
            <w:tcW w:w="1961" w:type="dxa"/>
            <w:noWrap/>
            <w:hideMark/>
          </w:tcPr>
          <w:p w14:paraId="0EC13436" w14:textId="77777777" w:rsidR="00B52563" w:rsidRPr="00485627" w:rsidRDefault="00B52563" w:rsidP="003226B2">
            <w:pPr>
              <w:pStyle w:val="Legend"/>
              <w:spacing w:before="0"/>
              <w:jc w:val="center"/>
              <w:rPr>
                <w:sz w:val="20"/>
                <w:szCs w:val="20"/>
              </w:rPr>
            </w:pPr>
            <w:r w:rsidRPr="00485627">
              <w:rPr>
                <w:sz w:val="20"/>
                <w:szCs w:val="20"/>
              </w:rPr>
              <w:t>Loperamide</w:t>
            </w:r>
          </w:p>
        </w:tc>
        <w:tc>
          <w:tcPr>
            <w:tcW w:w="1305" w:type="dxa"/>
            <w:noWrap/>
            <w:hideMark/>
          </w:tcPr>
          <w:p w14:paraId="24FCA44E" w14:textId="77777777" w:rsidR="00B52563" w:rsidRPr="00485627" w:rsidRDefault="00B52563" w:rsidP="003226B2">
            <w:pPr>
              <w:pStyle w:val="Legend"/>
              <w:spacing w:before="0"/>
              <w:jc w:val="center"/>
              <w:rPr>
                <w:sz w:val="20"/>
                <w:szCs w:val="20"/>
              </w:rPr>
            </w:pPr>
            <w:r w:rsidRPr="00485627">
              <w:rPr>
                <w:sz w:val="20"/>
                <w:szCs w:val="20"/>
              </w:rPr>
              <w:t>POMC</w:t>
            </w:r>
          </w:p>
        </w:tc>
        <w:tc>
          <w:tcPr>
            <w:tcW w:w="1302" w:type="dxa"/>
          </w:tcPr>
          <w:p w14:paraId="549F0423" w14:textId="1194757A" w:rsidR="00B52563" w:rsidRPr="00485627" w:rsidRDefault="00B52563" w:rsidP="003226B2">
            <w:pPr>
              <w:pStyle w:val="Legend"/>
              <w:spacing w:before="0"/>
              <w:jc w:val="center"/>
              <w:rPr>
                <w:sz w:val="20"/>
                <w:szCs w:val="20"/>
              </w:rPr>
            </w:pPr>
            <w:r>
              <w:rPr>
                <w:sz w:val="20"/>
                <w:szCs w:val="20"/>
              </w:rPr>
              <w:t>Exp22</w:t>
            </w:r>
          </w:p>
        </w:tc>
      </w:tr>
      <w:tr w:rsidR="00B52563" w:rsidRPr="00485627" w14:paraId="607A5C9E" w14:textId="736E90F9" w:rsidTr="00B169C1">
        <w:trPr>
          <w:trHeight w:val="320"/>
        </w:trPr>
        <w:tc>
          <w:tcPr>
            <w:tcW w:w="622" w:type="dxa"/>
            <w:noWrap/>
            <w:hideMark/>
          </w:tcPr>
          <w:p w14:paraId="00CB2E77" w14:textId="77777777" w:rsidR="00B52563" w:rsidRPr="00485627" w:rsidRDefault="00B52563" w:rsidP="003226B2">
            <w:pPr>
              <w:pStyle w:val="Legend"/>
              <w:spacing w:before="0"/>
              <w:jc w:val="center"/>
              <w:rPr>
                <w:sz w:val="20"/>
                <w:szCs w:val="20"/>
              </w:rPr>
            </w:pPr>
            <w:r w:rsidRPr="00485627">
              <w:rPr>
                <w:sz w:val="20"/>
                <w:szCs w:val="20"/>
              </w:rPr>
              <w:t>1.00</w:t>
            </w:r>
          </w:p>
        </w:tc>
        <w:tc>
          <w:tcPr>
            <w:tcW w:w="1026" w:type="dxa"/>
            <w:noWrap/>
            <w:hideMark/>
          </w:tcPr>
          <w:p w14:paraId="0DC249E0" w14:textId="77777777" w:rsidR="00B52563" w:rsidRPr="00485627" w:rsidRDefault="00B52563" w:rsidP="003226B2">
            <w:pPr>
              <w:pStyle w:val="Legend"/>
              <w:spacing w:before="0"/>
              <w:jc w:val="center"/>
              <w:rPr>
                <w:sz w:val="20"/>
                <w:szCs w:val="20"/>
              </w:rPr>
            </w:pPr>
            <w:r w:rsidRPr="00485627">
              <w:rPr>
                <w:sz w:val="20"/>
                <w:szCs w:val="20"/>
              </w:rPr>
              <w:t>1.00E+00</w:t>
            </w:r>
          </w:p>
        </w:tc>
        <w:tc>
          <w:tcPr>
            <w:tcW w:w="855" w:type="dxa"/>
            <w:noWrap/>
            <w:hideMark/>
          </w:tcPr>
          <w:p w14:paraId="7198C428" w14:textId="77777777" w:rsidR="00B52563" w:rsidRPr="00485627" w:rsidRDefault="00B52563" w:rsidP="003226B2">
            <w:pPr>
              <w:pStyle w:val="Legend"/>
              <w:spacing w:before="0"/>
              <w:jc w:val="center"/>
              <w:rPr>
                <w:sz w:val="20"/>
                <w:szCs w:val="20"/>
              </w:rPr>
            </w:pPr>
            <w:r w:rsidRPr="00485627">
              <w:rPr>
                <w:sz w:val="20"/>
                <w:szCs w:val="20"/>
              </w:rPr>
              <w:t>0.88</w:t>
            </w:r>
          </w:p>
        </w:tc>
        <w:tc>
          <w:tcPr>
            <w:tcW w:w="1193" w:type="dxa"/>
            <w:noWrap/>
            <w:hideMark/>
          </w:tcPr>
          <w:p w14:paraId="0CAA1733" w14:textId="77777777" w:rsidR="00B52563" w:rsidRPr="00485627" w:rsidRDefault="00B52563" w:rsidP="003226B2">
            <w:pPr>
              <w:pStyle w:val="Legend"/>
              <w:spacing w:before="0"/>
              <w:jc w:val="center"/>
              <w:rPr>
                <w:sz w:val="20"/>
                <w:szCs w:val="20"/>
              </w:rPr>
            </w:pPr>
            <w:r w:rsidRPr="00485627">
              <w:rPr>
                <w:sz w:val="20"/>
                <w:szCs w:val="20"/>
              </w:rPr>
              <w:t>6.65E-02</w:t>
            </w:r>
          </w:p>
        </w:tc>
        <w:tc>
          <w:tcPr>
            <w:tcW w:w="763" w:type="dxa"/>
            <w:noWrap/>
            <w:hideMark/>
          </w:tcPr>
          <w:p w14:paraId="7448C788" w14:textId="77777777" w:rsidR="00B52563" w:rsidRPr="00485627" w:rsidRDefault="00B52563" w:rsidP="003226B2">
            <w:pPr>
              <w:pStyle w:val="Legend"/>
              <w:spacing w:before="0"/>
              <w:jc w:val="center"/>
              <w:rPr>
                <w:sz w:val="20"/>
                <w:szCs w:val="20"/>
              </w:rPr>
            </w:pPr>
            <w:r w:rsidRPr="00485627">
              <w:rPr>
                <w:sz w:val="20"/>
                <w:szCs w:val="20"/>
              </w:rPr>
              <w:t>1.14</w:t>
            </w:r>
          </w:p>
        </w:tc>
        <w:tc>
          <w:tcPr>
            <w:tcW w:w="1408" w:type="dxa"/>
            <w:noWrap/>
            <w:hideMark/>
          </w:tcPr>
          <w:p w14:paraId="271B9B9A" w14:textId="77777777" w:rsidR="00B52563" w:rsidRPr="00485627" w:rsidRDefault="00B52563" w:rsidP="003226B2">
            <w:pPr>
              <w:pStyle w:val="Legend"/>
              <w:spacing w:before="0"/>
              <w:jc w:val="center"/>
              <w:rPr>
                <w:sz w:val="20"/>
                <w:szCs w:val="20"/>
              </w:rPr>
            </w:pPr>
            <w:r w:rsidRPr="00485627">
              <w:rPr>
                <w:sz w:val="20"/>
                <w:szCs w:val="20"/>
              </w:rPr>
              <w:t>Pancreatitis</w:t>
            </w:r>
          </w:p>
        </w:tc>
        <w:tc>
          <w:tcPr>
            <w:tcW w:w="1961" w:type="dxa"/>
            <w:noWrap/>
            <w:hideMark/>
          </w:tcPr>
          <w:p w14:paraId="692D2BB3" w14:textId="77777777" w:rsidR="00B52563" w:rsidRPr="00485627" w:rsidRDefault="00B52563" w:rsidP="003226B2">
            <w:pPr>
              <w:pStyle w:val="Legend"/>
              <w:spacing w:before="0"/>
              <w:jc w:val="center"/>
              <w:rPr>
                <w:sz w:val="20"/>
                <w:szCs w:val="20"/>
              </w:rPr>
            </w:pPr>
            <w:r w:rsidRPr="00485627">
              <w:rPr>
                <w:sz w:val="20"/>
                <w:szCs w:val="20"/>
              </w:rPr>
              <w:t>Sucralfate</w:t>
            </w:r>
          </w:p>
        </w:tc>
        <w:tc>
          <w:tcPr>
            <w:tcW w:w="1305" w:type="dxa"/>
            <w:noWrap/>
            <w:hideMark/>
          </w:tcPr>
          <w:p w14:paraId="04F25A2E" w14:textId="77777777" w:rsidR="00B52563" w:rsidRPr="00485627" w:rsidRDefault="00B52563" w:rsidP="003226B2">
            <w:pPr>
              <w:pStyle w:val="Legend"/>
              <w:spacing w:before="0"/>
              <w:jc w:val="center"/>
              <w:rPr>
                <w:sz w:val="20"/>
                <w:szCs w:val="20"/>
              </w:rPr>
            </w:pPr>
            <w:r w:rsidRPr="00485627">
              <w:rPr>
                <w:sz w:val="20"/>
                <w:szCs w:val="20"/>
              </w:rPr>
              <w:t>EGF</w:t>
            </w:r>
          </w:p>
        </w:tc>
        <w:tc>
          <w:tcPr>
            <w:tcW w:w="1302" w:type="dxa"/>
          </w:tcPr>
          <w:p w14:paraId="73BC8DA0" w14:textId="7C3F448C" w:rsidR="00B52563" w:rsidRPr="00485627" w:rsidRDefault="00B52563" w:rsidP="003226B2">
            <w:pPr>
              <w:pStyle w:val="Legend"/>
              <w:spacing w:before="0"/>
              <w:jc w:val="center"/>
              <w:rPr>
                <w:sz w:val="20"/>
                <w:szCs w:val="20"/>
              </w:rPr>
            </w:pPr>
            <w:r>
              <w:rPr>
                <w:sz w:val="20"/>
                <w:szCs w:val="20"/>
              </w:rPr>
              <w:t>Exp35</w:t>
            </w:r>
          </w:p>
        </w:tc>
      </w:tr>
      <w:tr w:rsidR="00B52563" w:rsidRPr="00485627" w14:paraId="5F278B10" w14:textId="239225FE" w:rsidTr="00B169C1">
        <w:trPr>
          <w:trHeight w:val="320"/>
        </w:trPr>
        <w:tc>
          <w:tcPr>
            <w:tcW w:w="622" w:type="dxa"/>
            <w:noWrap/>
            <w:hideMark/>
          </w:tcPr>
          <w:p w14:paraId="5140054B" w14:textId="77777777" w:rsidR="00B52563" w:rsidRPr="00485627" w:rsidRDefault="00B52563" w:rsidP="003226B2">
            <w:pPr>
              <w:pStyle w:val="Legend"/>
              <w:spacing w:before="0"/>
              <w:jc w:val="center"/>
              <w:rPr>
                <w:sz w:val="20"/>
                <w:szCs w:val="20"/>
              </w:rPr>
            </w:pPr>
            <w:r w:rsidRPr="00485627">
              <w:rPr>
                <w:sz w:val="20"/>
                <w:szCs w:val="20"/>
              </w:rPr>
              <w:t>0.97</w:t>
            </w:r>
          </w:p>
        </w:tc>
        <w:tc>
          <w:tcPr>
            <w:tcW w:w="1026" w:type="dxa"/>
            <w:noWrap/>
            <w:hideMark/>
          </w:tcPr>
          <w:p w14:paraId="2017FDAB" w14:textId="77777777" w:rsidR="00B52563" w:rsidRPr="00485627" w:rsidRDefault="00B52563" w:rsidP="003226B2">
            <w:pPr>
              <w:pStyle w:val="Legend"/>
              <w:spacing w:before="0"/>
              <w:jc w:val="center"/>
              <w:rPr>
                <w:sz w:val="20"/>
                <w:szCs w:val="20"/>
              </w:rPr>
            </w:pPr>
            <w:r w:rsidRPr="00485627">
              <w:rPr>
                <w:sz w:val="20"/>
                <w:szCs w:val="20"/>
              </w:rPr>
              <w:t>1.69E-01</w:t>
            </w:r>
          </w:p>
        </w:tc>
        <w:tc>
          <w:tcPr>
            <w:tcW w:w="855" w:type="dxa"/>
            <w:noWrap/>
            <w:hideMark/>
          </w:tcPr>
          <w:p w14:paraId="536B406B" w14:textId="77777777" w:rsidR="00B52563" w:rsidRPr="00485627" w:rsidRDefault="00B52563" w:rsidP="003226B2">
            <w:pPr>
              <w:pStyle w:val="Legend"/>
              <w:spacing w:before="0"/>
              <w:jc w:val="center"/>
              <w:rPr>
                <w:sz w:val="20"/>
                <w:szCs w:val="20"/>
              </w:rPr>
            </w:pPr>
            <w:r w:rsidRPr="00485627">
              <w:rPr>
                <w:sz w:val="20"/>
                <w:szCs w:val="20"/>
              </w:rPr>
              <w:t>0.86</w:t>
            </w:r>
          </w:p>
        </w:tc>
        <w:tc>
          <w:tcPr>
            <w:tcW w:w="1193" w:type="dxa"/>
            <w:noWrap/>
            <w:hideMark/>
          </w:tcPr>
          <w:p w14:paraId="549324A8" w14:textId="77777777" w:rsidR="00B52563" w:rsidRPr="00485627" w:rsidRDefault="00B52563" w:rsidP="003226B2">
            <w:pPr>
              <w:pStyle w:val="Legend"/>
              <w:spacing w:before="0"/>
              <w:jc w:val="center"/>
              <w:rPr>
                <w:sz w:val="20"/>
                <w:szCs w:val="20"/>
              </w:rPr>
            </w:pPr>
            <w:r w:rsidRPr="00485627">
              <w:rPr>
                <w:sz w:val="20"/>
                <w:szCs w:val="20"/>
              </w:rPr>
              <w:t>1.91E-14</w:t>
            </w:r>
          </w:p>
        </w:tc>
        <w:tc>
          <w:tcPr>
            <w:tcW w:w="763" w:type="dxa"/>
            <w:noWrap/>
            <w:hideMark/>
          </w:tcPr>
          <w:p w14:paraId="2BF22E6E" w14:textId="77777777" w:rsidR="00B52563" w:rsidRPr="00485627" w:rsidRDefault="00B52563" w:rsidP="003226B2">
            <w:pPr>
              <w:pStyle w:val="Legend"/>
              <w:spacing w:before="0"/>
              <w:jc w:val="center"/>
              <w:rPr>
                <w:sz w:val="20"/>
                <w:szCs w:val="20"/>
              </w:rPr>
            </w:pPr>
            <w:r w:rsidRPr="00485627">
              <w:rPr>
                <w:sz w:val="20"/>
                <w:szCs w:val="20"/>
              </w:rPr>
              <w:t>1.14</w:t>
            </w:r>
          </w:p>
        </w:tc>
        <w:tc>
          <w:tcPr>
            <w:tcW w:w="1408" w:type="dxa"/>
            <w:noWrap/>
            <w:hideMark/>
          </w:tcPr>
          <w:p w14:paraId="04EBECEF" w14:textId="77777777" w:rsidR="00B52563" w:rsidRPr="00485627" w:rsidRDefault="00B52563" w:rsidP="003226B2">
            <w:pPr>
              <w:pStyle w:val="Legend"/>
              <w:spacing w:before="0"/>
              <w:jc w:val="center"/>
              <w:rPr>
                <w:sz w:val="20"/>
                <w:szCs w:val="20"/>
              </w:rPr>
            </w:pPr>
            <w:r w:rsidRPr="00485627">
              <w:rPr>
                <w:sz w:val="20"/>
                <w:szCs w:val="20"/>
              </w:rPr>
              <w:t>Hypertension</w:t>
            </w:r>
          </w:p>
        </w:tc>
        <w:tc>
          <w:tcPr>
            <w:tcW w:w="1961" w:type="dxa"/>
            <w:noWrap/>
            <w:hideMark/>
          </w:tcPr>
          <w:p w14:paraId="69ED3E6D" w14:textId="77777777" w:rsidR="00B52563" w:rsidRPr="00485627" w:rsidRDefault="00B52563" w:rsidP="003226B2">
            <w:pPr>
              <w:pStyle w:val="Legend"/>
              <w:spacing w:before="0"/>
              <w:jc w:val="center"/>
              <w:rPr>
                <w:sz w:val="20"/>
                <w:szCs w:val="20"/>
              </w:rPr>
            </w:pPr>
            <w:r w:rsidRPr="00485627">
              <w:rPr>
                <w:sz w:val="20"/>
                <w:szCs w:val="20"/>
              </w:rPr>
              <w:t>Hydrochlorothiazide</w:t>
            </w:r>
          </w:p>
        </w:tc>
        <w:tc>
          <w:tcPr>
            <w:tcW w:w="1305" w:type="dxa"/>
            <w:noWrap/>
            <w:hideMark/>
          </w:tcPr>
          <w:p w14:paraId="4D80BEE1" w14:textId="77777777" w:rsidR="00B52563" w:rsidRPr="00485627" w:rsidRDefault="00B52563" w:rsidP="003226B2">
            <w:pPr>
              <w:pStyle w:val="Legend"/>
              <w:spacing w:before="0"/>
              <w:jc w:val="center"/>
              <w:rPr>
                <w:sz w:val="20"/>
                <w:szCs w:val="20"/>
              </w:rPr>
            </w:pPr>
            <w:r w:rsidRPr="00485627">
              <w:rPr>
                <w:sz w:val="20"/>
                <w:szCs w:val="20"/>
              </w:rPr>
              <w:t>KCNMA1</w:t>
            </w:r>
          </w:p>
        </w:tc>
        <w:tc>
          <w:tcPr>
            <w:tcW w:w="1302" w:type="dxa"/>
          </w:tcPr>
          <w:p w14:paraId="38C84648" w14:textId="5B993AB9" w:rsidR="00B52563" w:rsidRPr="00485627" w:rsidRDefault="00B52563" w:rsidP="003226B2">
            <w:pPr>
              <w:pStyle w:val="Legend"/>
              <w:spacing w:before="0"/>
              <w:jc w:val="center"/>
              <w:rPr>
                <w:sz w:val="20"/>
                <w:szCs w:val="20"/>
              </w:rPr>
            </w:pPr>
            <w:r>
              <w:rPr>
                <w:sz w:val="20"/>
                <w:szCs w:val="20"/>
              </w:rPr>
              <w:t>Exp12</w:t>
            </w:r>
          </w:p>
        </w:tc>
      </w:tr>
      <w:tr w:rsidR="00B52563" w:rsidRPr="00485627" w14:paraId="686CD48C" w14:textId="763D1D28" w:rsidTr="00B169C1">
        <w:trPr>
          <w:trHeight w:val="320"/>
        </w:trPr>
        <w:tc>
          <w:tcPr>
            <w:tcW w:w="622" w:type="dxa"/>
            <w:noWrap/>
            <w:hideMark/>
          </w:tcPr>
          <w:p w14:paraId="0B0ED00A" w14:textId="77777777" w:rsidR="00B52563" w:rsidRPr="00485627" w:rsidRDefault="00B52563" w:rsidP="003226B2">
            <w:pPr>
              <w:pStyle w:val="Legend"/>
              <w:spacing w:before="0"/>
              <w:jc w:val="center"/>
              <w:rPr>
                <w:sz w:val="20"/>
                <w:szCs w:val="20"/>
              </w:rPr>
            </w:pPr>
            <w:r w:rsidRPr="00485627">
              <w:rPr>
                <w:sz w:val="20"/>
                <w:szCs w:val="20"/>
              </w:rPr>
              <w:t>1.17</w:t>
            </w:r>
          </w:p>
        </w:tc>
        <w:tc>
          <w:tcPr>
            <w:tcW w:w="1026" w:type="dxa"/>
            <w:noWrap/>
            <w:hideMark/>
          </w:tcPr>
          <w:p w14:paraId="524FC056" w14:textId="77777777" w:rsidR="00B52563" w:rsidRPr="00485627" w:rsidRDefault="00B52563" w:rsidP="003226B2">
            <w:pPr>
              <w:pStyle w:val="Legend"/>
              <w:spacing w:before="0"/>
              <w:jc w:val="center"/>
              <w:rPr>
                <w:sz w:val="20"/>
                <w:szCs w:val="20"/>
              </w:rPr>
            </w:pPr>
            <w:r w:rsidRPr="00485627">
              <w:rPr>
                <w:sz w:val="20"/>
                <w:szCs w:val="20"/>
              </w:rPr>
              <w:t>2.86E-03</w:t>
            </w:r>
          </w:p>
        </w:tc>
        <w:tc>
          <w:tcPr>
            <w:tcW w:w="855" w:type="dxa"/>
            <w:noWrap/>
            <w:hideMark/>
          </w:tcPr>
          <w:p w14:paraId="58927FA1" w14:textId="77777777" w:rsidR="00B52563" w:rsidRPr="00485627" w:rsidRDefault="00B52563" w:rsidP="003226B2">
            <w:pPr>
              <w:pStyle w:val="Legend"/>
              <w:spacing w:before="0"/>
              <w:jc w:val="center"/>
              <w:rPr>
                <w:sz w:val="20"/>
                <w:szCs w:val="20"/>
              </w:rPr>
            </w:pPr>
            <w:r w:rsidRPr="00485627">
              <w:rPr>
                <w:sz w:val="20"/>
                <w:szCs w:val="20"/>
              </w:rPr>
              <w:t>1.15</w:t>
            </w:r>
          </w:p>
        </w:tc>
        <w:tc>
          <w:tcPr>
            <w:tcW w:w="1193" w:type="dxa"/>
            <w:noWrap/>
            <w:hideMark/>
          </w:tcPr>
          <w:p w14:paraId="07371BE8" w14:textId="77777777" w:rsidR="00B52563" w:rsidRPr="00485627" w:rsidRDefault="00B52563" w:rsidP="003226B2">
            <w:pPr>
              <w:pStyle w:val="Legend"/>
              <w:spacing w:before="0"/>
              <w:jc w:val="center"/>
              <w:rPr>
                <w:sz w:val="20"/>
                <w:szCs w:val="20"/>
              </w:rPr>
            </w:pPr>
            <w:r w:rsidRPr="00485627">
              <w:rPr>
                <w:sz w:val="20"/>
                <w:szCs w:val="20"/>
              </w:rPr>
              <w:t>9.72E-13</w:t>
            </w:r>
          </w:p>
        </w:tc>
        <w:tc>
          <w:tcPr>
            <w:tcW w:w="763" w:type="dxa"/>
            <w:noWrap/>
            <w:hideMark/>
          </w:tcPr>
          <w:p w14:paraId="683653A4" w14:textId="77777777" w:rsidR="00B52563" w:rsidRPr="00485627" w:rsidRDefault="00B52563" w:rsidP="003226B2">
            <w:pPr>
              <w:pStyle w:val="Legend"/>
              <w:spacing w:before="0"/>
              <w:jc w:val="center"/>
              <w:rPr>
                <w:sz w:val="20"/>
                <w:szCs w:val="20"/>
              </w:rPr>
            </w:pPr>
            <w:r w:rsidRPr="00485627">
              <w:rPr>
                <w:sz w:val="20"/>
                <w:szCs w:val="20"/>
              </w:rPr>
              <w:t>1.01</w:t>
            </w:r>
          </w:p>
        </w:tc>
        <w:tc>
          <w:tcPr>
            <w:tcW w:w="1408" w:type="dxa"/>
            <w:noWrap/>
            <w:hideMark/>
          </w:tcPr>
          <w:p w14:paraId="0733BBE8" w14:textId="77777777" w:rsidR="00B52563" w:rsidRPr="00485627" w:rsidRDefault="00B52563" w:rsidP="003226B2">
            <w:pPr>
              <w:pStyle w:val="Legend"/>
              <w:spacing w:before="0"/>
              <w:jc w:val="center"/>
              <w:rPr>
                <w:sz w:val="20"/>
                <w:szCs w:val="20"/>
              </w:rPr>
            </w:pPr>
            <w:r w:rsidRPr="00485627">
              <w:rPr>
                <w:sz w:val="20"/>
                <w:szCs w:val="20"/>
              </w:rPr>
              <w:t>Hypertension</w:t>
            </w:r>
          </w:p>
        </w:tc>
        <w:tc>
          <w:tcPr>
            <w:tcW w:w="1961" w:type="dxa"/>
            <w:noWrap/>
            <w:hideMark/>
          </w:tcPr>
          <w:p w14:paraId="66BC7A63" w14:textId="77777777" w:rsidR="00B52563" w:rsidRPr="00485627" w:rsidRDefault="00B52563" w:rsidP="003226B2">
            <w:pPr>
              <w:pStyle w:val="Legend"/>
              <w:spacing w:before="0"/>
              <w:jc w:val="center"/>
              <w:rPr>
                <w:sz w:val="20"/>
                <w:szCs w:val="20"/>
              </w:rPr>
            </w:pPr>
            <w:r w:rsidRPr="00485627">
              <w:rPr>
                <w:sz w:val="20"/>
                <w:szCs w:val="20"/>
              </w:rPr>
              <w:t>Sucralfate</w:t>
            </w:r>
          </w:p>
        </w:tc>
        <w:tc>
          <w:tcPr>
            <w:tcW w:w="1305" w:type="dxa"/>
            <w:noWrap/>
            <w:hideMark/>
          </w:tcPr>
          <w:p w14:paraId="67B01043" w14:textId="77777777" w:rsidR="00B52563" w:rsidRPr="00485627" w:rsidRDefault="00B52563" w:rsidP="003226B2">
            <w:pPr>
              <w:pStyle w:val="Legend"/>
              <w:spacing w:before="0"/>
              <w:jc w:val="center"/>
              <w:rPr>
                <w:sz w:val="20"/>
                <w:szCs w:val="20"/>
              </w:rPr>
            </w:pPr>
            <w:r w:rsidRPr="00485627">
              <w:rPr>
                <w:sz w:val="20"/>
                <w:szCs w:val="20"/>
              </w:rPr>
              <w:t>EGF</w:t>
            </w:r>
          </w:p>
        </w:tc>
        <w:tc>
          <w:tcPr>
            <w:tcW w:w="1302" w:type="dxa"/>
          </w:tcPr>
          <w:p w14:paraId="2194820B" w14:textId="09543812" w:rsidR="00B52563" w:rsidRPr="00485627" w:rsidRDefault="00B52563" w:rsidP="003226B2">
            <w:pPr>
              <w:pStyle w:val="Legend"/>
              <w:spacing w:before="0"/>
              <w:jc w:val="center"/>
              <w:rPr>
                <w:sz w:val="20"/>
                <w:szCs w:val="20"/>
              </w:rPr>
            </w:pPr>
            <w:r>
              <w:rPr>
                <w:sz w:val="20"/>
                <w:szCs w:val="20"/>
              </w:rPr>
              <w:t>Exp17</w:t>
            </w:r>
          </w:p>
        </w:tc>
      </w:tr>
      <w:tr w:rsidR="00B52563" w:rsidRPr="00485627" w14:paraId="5790AC83" w14:textId="594D92DF" w:rsidTr="00B169C1">
        <w:trPr>
          <w:trHeight w:val="320"/>
        </w:trPr>
        <w:tc>
          <w:tcPr>
            <w:tcW w:w="622" w:type="dxa"/>
            <w:noWrap/>
            <w:hideMark/>
          </w:tcPr>
          <w:p w14:paraId="3222E284" w14:textId="77777777" w:rsidR="00B52563" w:rsidRPr="00485627" w:rsidRDefault="00B52563" w:rsidP="003226B2">
            <w:pPr>
              <w:pStyle w:val="Legend"/>
              <w:spacing w:before="0"/>
              <w:jc w:val="center"/>
              <w:rPr>
                <w:sz w:val="20"/>
                <w:szCs w:val="20"/>
              </w:rPr>
            </w:pPr>
            <w:r w:rsidRPr="00485627">
              <w:rPr>
                <w:sz w:val="20"/>
                <w:szCs w:val="20"/>
              </w:rPr>
              <w:t>1.13</w:t>
            </w:r>
          </w:p>
        </w:tc>
        <w:tc>
          <w:tcPr>
            <w:tcW w:w="1026" w:type="dxa"/>
            <w:noWrap/>
            <w:hideMark/>
          </w:tcPr>
          <w:p w14:paraId="7F58ABC1" w14:textId="77777777" w:rsidR="00B52563" w:rsidRPr="00485627" w:rsidRDefault="00B52563" w:rsidP="003226B2">
            <w:pPr>
              <w:pStyle w:val="Legend"/>
              <w:spacing w:before="0"/>
              <w:jc w:val="center"/>
              <w:rPr>
                <w:sz w:val="20"/>
                <w:szCs w:val="20"/>
              </w:rPr>
            </w:pPr>
            <w:r w:rsidRPr="00485627">
              <w:rPr>
                <w:sz w:val="20"/>
                <w:szCs w:val="20"/>
              </w:rPr>
              <w:t>1.29E-02</w:t>
            </w:r>
          </w:p>
        </w:tc>
        <w:tc>
          <w:tcPr>
            <w:tcW w:w="855" w:type="dxa"/>
            <w:noWrap/>
            <w:hideMark/>
          </w:tcPr>
          <w:p w14:paraId="07C20819" w14:textId="77777777" w:rsidR="00B52563" w:rsidRPr="00485627" w:rsidRDefault="00B52563" w:rsidP="003226B2">
            <w:pPr>
              <w:pStyle w:val="Legend"/>
              <w:spacing w:before="0"/>
              <w:jc w:val="center"/>
              <w:rPr>
                <w:sz w:val="20"/>
                <w:szCs w:val="20"/>
              </w:rPr>
            </w:pPr>
            <w:r w:rsidRPr="00485627">
              <w:rPr>
                <w:sz w:val="20"/>
                <w:szCs w:val="20"/>
              </w:rPr>
              <w:t>1.12</w:t>
            </w:r>
          </w:p>
        </w:tc>
        <w:tc>
          <w:tcPr>
            <w:tcW w:w="1193" w:type="dxa"/>
            <w:noWrap/>
            <w:hideMark/>
          </w:tcPr>
          <w:p w14:paraId="39BD59A9" w14:textId="77777777" w:rsidR="00B52563" w:rsidRPr="00485627" w:rsidRDefault="00B52563" w:rsidP="003226B2">
            <w:pPr>
              <w:pStyle w:val="Legend"/>
              <w:spacing w:before="0"/>
              <w:jc w:val="center"/>
              <w:rPr>
                <w:sz w:val="20"/>
                <w:szCs w:val="20"/>
              </w:rPr>
            </w:pPr>
            <w:r w:rsidRPr="00485627">
              <w:rPr>
                <w:sz w:val="20"/>
                <w:szCs w:val="20"/>
              </w:rPr>
              <w:t>1.48E-12</w:t>
            </w:r>
          </w:p>
        </w:tc>
        <w:tc>
          <w:tcPr>
            <w:tcW w:w="763" w:type="dxa"/>
            <w:noWrap/>
            <w:hideMark/>
          </w:tcPr>
          <w:p w14:paraId="3025732D" w14:textId="77777777" w:rsidR="00B52563" w:rsidRPr="00485627" w:rsidRDefault="00B52563" w:rsidP="003226B2">
            <w:pPr>
              <w:pStyle w:val="Legend"/>
              <w:spacing w:before="0"/>
              <w:jc w:val="center"/>
              <w:rPr>
                <w:sz w:val="20"/>
                <w:szCs w:val="20"/>
              </w:rPr>
            </w:pPr>
            <w:r w:rsidRPr="00485627">
              <w:rPr>
                <w:sz w:val="20"/>
                <w:szCs w:val="20"/>
              </w:rPr>
              <w:t>1.01</w:t>
            </w:r>
          </w:p>
        </w:tc>
        <w:tc>
          <w:tcPr>
            <w:tcW w:w="1408" w:type="dxa"/>
            <w:noWrap/>
            <w:hideMark/>
          </w:tcPr>
          <w:p w14:paraId="27C04377" w14:textId="77777777" w:rsidR="00B52563" w:rsidRPr="00485627" w:rsidRDefault="00B52563" w:rsidP="003226B2">
            <w:pPr>
              <w:pStyle w:val="Legend"/>
              <w:spacing w:before="0"/>
              <w:jc w:val="center"/>
              <w:rPr>
                <w:sz w:val="20"/>
                <w:szCs w:val="20"/>
              </w:rPr>
            </w:pPr>
            <w:r w:rsidRPr="00485627">
              <w:rPr>
                <w:sz w:val="20"/>
                <w:szCs w:val="20"/>
              </w:rPr>
              <w:t>Edema</w:t>
            </w:r>
          </w:p>
        </w:tc>
        <w:tc>
          <w:tcPr>
            <w:tcW w:w="1961" w:type="dxa"/>
            <w:noWrap/>
            <w:hideMark/>
          </w:tcPr>
          <w:p w14:paraId="15E8F5F6" w14:textId="77777777" w:rsidR="00B52563" w:rsidRPr="00485627" w:rsidRDefault="00B52563" w:rsidP="003226B2">
            <w:pPr>
              <w:pStyle w:val="Legend"/>
              <w:spacing w:before="0"/>
              <w:jc w:val="center"/>
              <w:rPr>
                <w:sz w:val="20"/>
                <w:szCs w:val="20"/>
              </w:rPr>
            </w:pPr>
            <w:proofErr w:type="spellStart"/>
            <w:r w:rsidRPr="00485627">
              <w:rPr>
                <w:sz w:val="20"/>
                <w:szCs w:val="20"/>
              </w:rPr>
              <w:t>Aliskiren</w:t>
            </w:r>
            <w:proofErr w:type="spellEnd"/>
          </w:p>
        </w:tc>
        <w:tc>
          <w:tcPr>
            <w:tcW w:w="1305" w:type="dxa"/>
            <w:noWrap/>
            <w:hideMark/>
          </w:tcPr>
          <w:p w14:paraId="2530AE05" w14:textId="77777777" w:rsidR="00B52563" w:rsidRPr="00485627" w:rsidRDefault="00B52563" w:rsidP="003226B2">
            <w:pPr>
              <w:pStyle w:val="Legend"/>
              <w:spacing w:before="0"/>
              <w:jc w:val="center"/>
              <w:rPr>
                <w:sz w:val="20"/>
                <w:szCs w:val="20"/>
              </w:rPr>
            </w:pPr>
            <w:r w:rsidRPr="00485627">
              <w:rPr>
                <w:sz w:val="20"/>
                <w:szCs w:val="20"/>
              </w:rPr>
              <w:t>REN</w:t>
            </w:r>
          </w:p>
        </w:tc>
        <w:tc>
          <w:tcPr>
            <w:tcW w:w="1302" w:type="dxa"/>
          </w:tcPr>
          <w:p w14:paraId="10085BAB" w14:textId="34050531" w:rsidR="00B52563" w:rsidRPr="00485627" w:rsidRDefault="00B52563" w:rsidP="003226B2">
            <w:pPr>
              <w:pStyle w:val="Legend"/>
              <w:spacing w:before="0"/>
              <w:jc w:val="center"/>
              <w:rPr>
                <w:sz w:val="20"/>
                <w:szCs w:val="20"/>
              </w:rPr>
            </w:pPr>
            <w:r>
              <w:rPr>
                <w:sz w:val="20"/>
                <w:szCs w:val="20"/>
              </w:rPr>
              <w:t>Exp2</w:t>
            </w:r>
          </w:p>
        </w:tc>
      </w:tr>
      <w:tr w:rsidR="00B52563" w:rsidRPr="00485627" w14:paraId="4BA9DEE4" w14:textId="2BB15CC1" w:rsidTr="00B169C1">
        <w:trPr>
          <w:trHeight w:val="320"/>
        </w:trPr>
        <w:tc>
          <w:tcPr>
            <w:tcW w:w="622" w:type="dxa"/>
            <w:noWrap/>
            <w:hideMark/>
          </w:tcPr>
          <w:p w14:paraId="64370E5B" w14:textId="77777777" w:rsidR="00B52563" w:rsidRPr="00485627" w:rsidRDefault="00B52563" w:rsidP="003226B2">
            <w:pPr>
              <w:pStyle w:val="Legend"/>
              <w:spacing w:before="0"/>
              <w:jc w:val="center"/>
              <w:rPr>
                <w:sz w:val="20"/>
                <w:szCs w:val="20"/>
              </w:rPr>
            </w:pPr>
            <w:r w:rsidRPr="00485627">
              <w:rPr>
                <w:sz w:val="20"/>
                <w:szCs w:val="20"/>
              </w:rPr>
              <w:t>1.00</w:t>
            </w:r>
          </w:p>
        </w:tc>
        <w:tc>
          <w:tcPr>
            <w:tcW w:w="1026" w:type="dxa"/>
            <w:noWrap/>
            <w:hideMark/>
          </w:tcPr>
          <w:p w14:paraId="2F2EA10F" w14:textId="77777777" w:rsidR="00B52563" w:rsidRPr="00485627" w:rsidRDefault="00B52563" w:rsidP="003226B2">
            <w:pPr>
              <w:pStyle w:val="Legend"/>
              <w:spacing w:before="0"/>
              <w:jc w:val="center"/>
              <w:rPr>
                <w:sz w:val="20"/>
                <w:szCs w:val="20"/>
              </w:rPr>
            </w:pPr>
            <w:r w:rsidRPr="00485627">
              <w:rPr>
                <w:sz w:val="20"/>
                <w:szCs w:val="20"/>
              </w:rPr>
              <w:t>1.00E+00</w:t>
            </w:r>
          </w:p>
        </w:tc>
        <w:tc>
          <w:tcPr>
            <w:tcW w:w="855" w:type="dxa"/>
            <w:noWrap/>
            <w:hideMark/>
          </w:tcPr>
          <w:p w14:paraId="2AE59AC9" w14:textId="77777777" w:rsidR="00B52563" w:rsidRPr="00485627" w:rsidRDefault="00B52563" w:rsidP="003226B2">
            <w:pPr>
              <w:pStyle w:val="Legend"/>
              <w:spacing w:before="0"/>
              <w:jc w:val="center"/>
              <w:rPr>
                <w:sz w:val="20"/>
                <w:szCs w:val="20"/>
              </w:rPr>
            </w:pPr>
            <w:r w:rsidRPr="00485627">
              <w:rPr>
                <w:sz w:val="20"/>
                <w:szCs w:val="20"/>
              </w:rPr>
              <w:t>1.02</w:t>
            </w:r>
          </w:p>
        </w:tc>
        <w:tc>
          <w:tcPr>
            <w:tcW w:w="1193" w:type="dxa"/>
            <w:noWrap/>
            <w:hideMark/>
          </w:tcPr>
          <w:p w14:paraId="456FDECC" w14:textId="77777777" w:rsidR="00B52563" w:rsidRPr="00485627" w:rsidRDefault="00B52563" w:rsidP="003226B2">
            <w:pPr>
              <w:pStyle w:val="Legend"/>
              <w:spacing w:before="0"/>
              <w:jc w:val="center"/>
              <w:rPr>
                <w:sz w:val="20"/>
                <w:szCs w:val="20"/>
              </w:rPr>
            </w:pPr>
            <w:r w:rsidRPr="00485627">
              <w:rPr>
                <w:sz w:val="20"/>
                <w:szCs w:val="20"/>
              </w:rPr>
              <w:t>6.74E-01</w:t>
            </w:r>
          </w:p>
        </w:tc>
        <w:tc>
          <w:tcPr>
            <w:tcW w:w="763" w:type="dxa"/>
            <w:noWrap/>
            <w:hideMark/>
          </w:tcPr>
          <w:p w14:paraId="6FC3006A" w14:textId="77777777" w:rsidR="00B52563" w:rsidRPr="00485627" w:rsidRDefault="00B52563" w:rsidP="003226B2">
            <w:pPr>
              <w:pStyle w:val="Legend"/>
              <w:spacing w:before="0"/>
              <w:jc w:val="center"/>
              <w:rPr>
                <w:sz w:val="20"/>
                <w:szCs w:val="20"/>
              </w:rPr>
            </w:pPr>
            <w:r w:rsidRPr="00485627">
              <w:rPr>
                <w:sz w:val="20"/>
                <w:szCs w:val="20"/>
              </w:rPr>
              <w:t>0.98</w:t>
            </w:r>
          </w:p>
        </w:tc>
        <w:tc>
          <w:tcPr>
            <w:tcW w:w="1408" w:type="dxa"/>
            <w:noWrap/>
            <w:hideMark/>
          </w:tcPr>
          <w:p w14:paraId="26F3C737" w14:textId="77777777" w:rsidR="00B52563" w:rsidRPr="00485627" w:rsidRDefault="00B52563" w:rsidP="003226B2">
            <w:pPr>
              <w:pStyle w:val="Legend"/>
              <w:spacing w:before="0"/>
              <w:jc w:val="center"/>
              <w:rPr>
                <w:sz w:val="20"/>
                <w:szCs w:val="20"/>
              </w:rPr>
            </w:pPr>
            <w:r w:rsidRPr="00485627">
              <w:rPr>
                <w:sz w:val="20"/>
                <w:szCs w:val="20"/>
              </w:rPr>
              <w:t>Myopathy</w:t>
            </w:r>
          </w:p>
        </w:tc>
        <w:tc>
          <w:tcPr>
            <w:tcW w:w="1961" w:type="dxa"/>
            <w:noWrap/>
            <w:hideMark/>
          </w:tcPr>
          <w:p w14:paraId="712E4140" w14:textId="77777777" w:rsidR="00B52563" w:rsidRPr="00485627" w:rsidRDefault="00B52563" w:rsidP="003226B2">
            <w:pPr>
              <w:pStyle w:val="Legend"/>
              <w:spacing w:before="0"/>
              <w:jc w:val="center"/>
              <w:rPr>
                <w:sz w:val="20"/>
                <w:szCs w:val="20"/>
              </w:rPr>
            </w:pPr>
            <w:r w:rsidRPr="00485627">
              <w:rPr>
                <w:sz w:val="20"/>
                <w:szCs w:val="20"/>
              </w:rPr>
              <w:t>Sucralfate</w:t>
            </w:r>
          </w:p>
        </w:tc>
        <w:tc>
          <w:tcPr>
            <w:tcW w:w="1305" w:type="dxa"/>
            <w:noWrap/>
            <w:hideMark/>
          </w:tcPr>
          <w:p w14:paraId="168A1DE7" w14:textId="77777777" w:rsidR="00B52563" w:rsidRPr="00485627" w:rsidRDefault="00B52563" w:rsidP="003226B2">
            <w:pPr>
              <w:pStyle w:val="Legend"/>
              <w:spacing w:before="0"/>
              <w:jc w:val="center"/>
              <w:rPr>
                <w:sz w:val="20"/>
                <w:szCs w:val="20"/>
              </w:rPr>
            </w:pPr>
            <w:r w:rsidRPr="00485627">
              <w:rPr>
                <w:sz w:val="20"/>
                <w:szCs w:val="20"/>
              </w:rPr>
              <w:t>EGF</w:t>
            </w:r>
          </w:p>
        </w:tc>
        <w:tc>
          <w:tcPr>
            <w:tcW w:w="1302" w:type="dxa"/>
          </w:tcPr>
          <w:p w14:paraId="4E402357" w14:textId="7A10C07D" w:rsidR="00B52563" w:rsidRPr="00485627" w:rsidRDefault="00B52563" w:rsidP="003226B2">
            <w:pPr>
              <w:pStyle w:val="Legend"/>
              <w:spacing w:before="0"/>
              <w:jc w:val="center"/>
              <w:rPr>
                <w:sz w:val="20"/>
                <w:szCs w:val="20"/>
              </w:rPr>
            </w:pPr>
            <w:r>
              <w:rPr>
                <w:sz w:val="20"/>
                <w:szCs w:val="20"/>
              </w:rPr>
              <w:t>Exp29</w:t>
            </w:r>
          </w:p>
        </w:tc>
      </w:tr>
      <w:tr w:rsidR="00B52563" w:rsidRPr="00485627" w14:paraId="0C54DC98" w14:textId="0D98A889" w:rsidTr="00B169C1">
        <w:trPr>
          <w:trHeight w:val="320"/>
        </w:trPr>
        <w:tc>
          <w:tcPr>
            <w:tcW w:w="622" w:type="dxa"/>
            <w:noWrap/>
            <w:hideMark/>
          </w:tcPr>
          <w:p w14:paraId="4ED89E9A" w14:textId="77777777" w:rsidR="00B52563" w:rsidRPr="00485627" w:rsidRDefault="00B52563" w:rsidP="003226B2">
            <w:pPr>
              <w:pStyle w:val="Legend"/>
              <w:spacing w:before="0"/>
              <w:jc w:val="center"/>
              <w:rPr>
                <w:sz w:val="20"/>
                <w:szCs w:val="20"/>
              </w:rPr>
            </w:pPr>
            <w:r w:rsidRPr="00485627">
              <w:rPr>
                <w:sz w:val="20"/>
                <w:szCs w:val="20"/>
              </w:rPr>
              <w:t>1.08</w:t>
            </w:r>
          </w:p>
        </w:tc>
        <w:tc>
          <w:tcPr>
            <w:tcW w:w="1026" w:type="dxa"/>
            <w:noWrap/>
            <w:hideMark/>
          </w:tcPr>
          <w:p w14:paraId="6749689D" w14:textId="77777777" w:rsidR="00B52563" w:rsidRPr="00485627" w:rsidRDefault="00B52563" w:rsidP="003226B2">
            <w:pPr>
              <w:pStyle w:val="Legend"/>
              <w:spacing w:before="0"/>
              <w:jc w:val="center"/>
              <w:rPr>
                <w:sz w:val="20"/>
                <w:szCs w:val="20"/>
              </w:rPr>
            </w:pPr>
            <w:r w:rsidRPr="00485627">
              <w:rPr>
                <w:sz w:val="20"/>
                <w:szCs w:val="20"/>
              </w:rPr>
              <w:t>6.94E-01</w:t>
            </w:r>
          </w:p>
        </w:tc>
        <w:tc>
          <w:tcPr>
            <w:tcW w:w="855" w:type="dxa"/>
            <w:noWrap/>
            <w:hideMark/>
          </w:tcPr>
          <w:p w14:paraId="063F33BE" w14:textId="77777777" w:rsidR="00B52563" w:rsidRPr="00485627" w:rsidRDefault="00B52563" w:rsidP="003226B2">
            <w:pPr>
              <w:pStyle w:val="Legend"/>
              <w:spacing w:before="0"/>
              <w:jc w:val="center"/>
              <w:rPr>
                <w:sz w:val="20"/>
                <w:szCs w:val="20"/>
              </w:rPr>
            </w:pPr>
            <w:r w:rsidRPr="00485627">
              <w:rPr>
                <w:sz w:val="20"/>
                <w:szCs w:val="20"/>
              </w:rPr>
              <w:t>1.20</w:t>
            </w:r>
          </w:p>
        </w:tc>
        <w:tc>
          <w:tcPr>
            <w:tcW w:w="1193" w:type="dxa"/>
            <w:noWrap/>
            <w:hideMark/>
          </w:tcPr>
          <w:p w14:paraId="41B0B84B" w14:textId="77777777" w:rsidR="00B52563" w:rsidRPr="00485627" w:rsidRDefault="00B52563" w:rsidP="003226B2">
            <w:pPr>
              <w:pStyle w:val="Legend"/>
              <w:spacing w:before="0"/>
              <w:jc w:val="center"/>
              <w:rPr>
                <w:sz w:val="20"/>
                <w:szCs w:val="20"/>
              </w:rPr>
            </w:pPr>
            <w:r w:rsidRPr="00485627">
              <w:rPr>
                <w:sz w:val="20"/>
                <w:szCs w:val="20"/>
              </w:rPr>
              <w:t>9.55E-21</w:t>
            </w:r>
          </w:p>
        </w:tc>
        <w:tc>
          <w:tcPr>
            <w:tcW w:w="763" w:type="dxa"/>
            <w:noWrap/>
            <w:hideMark/>
          </w:tcPr>
          <w:p w14:paraId="339AFEE5" w14:textId="77777777" w:rsidR="00B52563" w:rsidRPr="00485627" w:rsidRDefault="00B52563" w:rsidP="003226B2">
            <w:pPr>
              <w:pStyle w:val="Legend"/>
              <w:spacing w:before="0"/>
              <w:jc w:val="center"/>
              <w:rPr>
                <w:sz w:val="20"/>
                <w:szCs w:val="20"/>
              </w:rPr>
            </w:pPr>
            <w:r w:rsidRPr="00485627">
              <w:rPr>
                <w:sz w:val="20"/>
                <w:szCs w:val="20"/>
              </w:rPr>
              <w:t>0.90</w:t>
            </w:r>
          </w:p>
        </w:tc>
        <w:tc>
          <w:tcPr>
            <w:tcW w:w="1408" w:type="dxa"/>
            <w:noWrap/>
            <w:hideMark/>
          </w:tcPr>
          <w:p w14:paraId="5C317560" w14:textId="77777777" w:rsidR="00B52563" w:rsidRPr="00485627" w:rsidRDefault="00B52563" w:rsidP="003226B2">
            <w:pPr>
              <w:pStyle w:val="Legend"/>
              <w:spacing w:before="0"/>
              <w:jc w:val="center"/>
              <w:rPr>
                <w:sz w:val="20"/>
                <w:szCs w:val="20"/>
              </w:rPr>
            </w:pPr>
            <w:r w:rsidRPr="00485627">
              <w:rPr>
                <w:sz w:val="20"/>
                <w:szCs w:val="20"/>
              </w:rPr>
              <w:t>Hypertension</w:t>
            </w:r>
          </w:p>
        </w:tc>
        <w:tc>
          <w:tcPr>
            <w:tcW w:w="1961" w:type="dxa"/>
            <w:noWrap/>
            <w:hideMark/>
          </w:tcPr>
          <w:p w14:paraId="7070CA13" w14:textId="77777777" w:rsidR="00B52563" w:rsidRPr="00485627" w:rsidRDefault="00B52563" w:rsidP="003226B2">
            <w:pPr>
              <w:pStyle w:val="Legend"/>
              <w:spacing w:before="0"/>
              <w:jc w:val="center"/>
              <w:rPr>
                <w:sz w:val="20"/>
                <w:szCs w:val="20"/>
              </w:rPr>
            </w:pPr>
            <w:r w:rsidRPr="00485627">
              <w:rPr>
                <w:sz w:val="20"/>
                <w:szCs w:val="20"/>
              </w:rPr>
              <w:t>Gentamicin</w:t>
            </w:r>
          </w:p>
        </w:tc>
        <w:tc>
          <w:tcPr>
            <w:tcW w:w="1305" w:type="dxa"/>
            <w:noWrap/>
            <w:hideMark/>
          </w:tcPr>
          <w:p w14:paraId="320531D1" w14:textId="77777777" w:rsidR="00B52563" w:rsidRPr="00485627" w:rsidRDefault="00B52563" w:rsidP="003226B2">
            <w:pPr>
              <w:pStyle w:val="Legend"/>
              <w:spacing w:before="0"/>
              <w:jc w:val="center"/>
              <w:rPr>
                <w:sz w:val="20"/>
                <w:szCs w:val="20"/>
              </w:rPr>
            </w:pPr>
            <w:r w:rsidRPr="00485627">
              <w:rPr>
                <w:sz w:val="20"/>
                <w:szCs w:val="20"/>
              </w:rPr>
              <w:t>LRP2</w:t>
            </w:r>
          </w:p>
        </w:tc>
        <w:tc>
          <w:tcPr>
            <w:tcW w:w="1302" w:type="dxa"/>
          </w:tcPr>
          <w:p w14:paraId="348640C6" w14:textId="66076697" w:rsidR="00B52563" w:rsidRPr="00485627" w:rsidRDefault="00B52563" w:rsidP="003226B2">
            <w:pPr>
              <w:pStyle w:val="Legend"/>
              <w:spacing w:before="0"/>
              <w:jc w:val="center"/>
              <w:rPr>
                <w:sz w:val="20"/>
                <w:szCs w:val="20"/>
              </w:rPr>
            </w:pPr>
            <w:r>
              <w:rPr>
                <w:sz w:val="20"/>
                <w:szCs w:val="20"/>
              </w:rPr>
              <w:t>Exp8</w:t>
            </w:r>
          </w:p>
        </w:tc>
      </w:tr>
      <w:tr w:rsidR="00B52563" w:rsidRPr="00485627" w14:paraId="49F721BA" w14:textId="1D6FBDD4" w:rsidTr="00B169C1">
        <w:trPr>
          <w:trHeight w:val="320"/>
        </w:trPr>
        <w:tc>
          <w:tcPr>
            <w:tcW w:w="622" w:type="dxa"/>
            <w:noWrap/>
            <w:hideMark/>
          </w:tcPr>
          <w:p w14:paraId="2E9F7981" w14:textId="77777777" w:rsidR="00B52563" w:rsidRPr="00485627" w:rsidRDefault="00B52563" w:rsidP="003226B2">
            <w:pPr>
              <w:pStyle w:val="Legend"/>
              <w:spacing w:before="0"/>
              <w:jc w:val="center"/>
              <w:rPr>
                <w:sz w:val="20"/>
                <w:szCs w:val="20"/>
              </w:rPr>
            </w:pPr>
            <w:r w:rsidRPr="00485627">
              <w:rPr>
                <w:sz w:val="20"/>
                <w:szCs w:val="20"/>
              </w:rPr>
              <w:t>0.96</w:t>
            </w:r>
          </w:p>
        </w:tc>
        <w:tc>
          <w:tcPr>
            <w:tcW w:w="1026" w:type="dxa"/>
            <w:noWrap/>
            <w:hideMark/>
          </w:tcPr>
          <w:p w14:paraId="37050BE0" w14:textId="77777777" w:rsidR="00B52563" w:rsidRPr="00485627" w:rsidRDefault="00B52563" w:rsidP="003226B2">
            <w:pPr>
              <w:pStyle w:val="Legend"/>
              <w:spacing w:before="0"/>
              <w:jc w:val="center"/>
              <w:rPr>
                <w:sz w:val="20"/>
                <w:szCs w:val="20"/>
              </w:rPr>
            </w:pPr>
            <w:r w:rsidRPr="00485627">
              <w:rPr>
                <w:sz w:val="20"/>
                <w:szCs w:val="20"/>
              </w:rPr>
              <w:t>5.24E-01</w:t>
            </w:r>
          </w:p>
        </w:tc>
        <w:tc>
          <w:tcPr>
            <w:tcW w:w="855" w:type="dxa"/>
            <w:noWrap/>
            <w:hideMark/>
          </w:tcPr>
          <w:p w14:paraId="57A56B30" w14:textId="77777777" w:rsidR="00B52563" w:rsidRPr="00485627" w:rsidRDefault="00B52563" w:rsidP="003226B2">
            <w:pPr>
              <w:pStyle w:val="Legend"/>
              <w:spacing w:before="0"/>
              <w:jc w:val="center"/>
              <w:rPr>
                <w:sz w:val="20"/>
                <w:szCs w:val="20"/>
              </w:rPr>
            </w:pPr>
            <w:r w:rsidRPr="00485627">
              <w:rPr>
                <w:sz w:val="20"/>
                <w:szCs w:val="20"/>
              </w:rPr>
              <w:t>1.12</w:t>
            </w:r>
          </w:p>
        </w:tc>
        <w:tc>
          <w:tcPr>
            <w:tcW w:w="1193" w:type="dxa"/>
            <w:noWrap/>
            <w:hideMark/>
          </w:tcPr>
          <w:p w14:paraId="000DEFFA" w14:textId="77777777" w:rsidR="00B52563" w:rsidRPr="00485627" w:rsidRDefault="00B52563" w:rsidP="003226B2">
            <w:pPr>
              <w:pStyle w:val="Legend"/>
              <w:spacing w:before="0"/>
              <w:jc w:val="center"/>
              <w:rPr>
                <w:sz w:val="20"/>
                <w:szCs w:val="20"/>
              </w:rPr>
            </w:pPr>
            <w:r w:rsidRPr="00485627">
              <w:rPr>
                <w:sz w:val="20"/>
                <w:szCs w:val="20"/>
              </w:rPr>
              <w:t>3.48E-08</w:t>
            </w:r>
          </w:p>
        </w:tc>
        <w:tc>
          <w:tcPr>
            <w:tcW w:w="763" w:type="dxa"/>
            <w:noWrap/>
            <w:hideMark/>
          </w:tcPr>
          <w:p w14:paraId="31BBEDA3" w14:textId="77777777" w:rsidR="00B52563" w:rsidRPr="00485627" w:rsidRDefault="00B52563" w:rsidP="003226B2">
            <w:pPr>
              <w:pStyle w:val="Legend"/>
              <w:spacing w:before="0"/>
              <w:jc w:val="center"/>
              <w:rPr>
                <w:sz w:val="20"/>
                <w:szCs w:val="20"/>
              </w:rPr>
            </w:pPr>
            <w:r w:rsidRPr="00485627">
              <w:rPr>
                <w:sz w:val="20"/>
                <w:szCs w:val="20"/>
              </w:rPr>
              <w:t>0.85</w:t>
            </w:r>
          </w:p>
        </w:tc>
        <w:tc>
          <w:tcPr>
            <w:tcW w:w="1408" w:type="dxa"/>
            <w:noWrap/>
            <w:hideMark/>
          </w:tcPr>
          <w:p w14:paraId="11985951" w14:textId="77777777" w:rsidR="00B52563" w:rsidRPr="00485627" w:rsidRDefault="00B52563" w:rsidP="003226B2">
            <w:pPr>
              <w:pStyle w:val="Legend"/>
              <w:spacing w:before="0"/>
              <w:jc w:val="center"/>
              <w:rPr>
                <w:sz w:val="20"/>
                <w:szCs w:val="20"/>
              </w:rPr>
            </w:pPr>
            <w:r w:rsidRPr="00485627">
              <w:rPr>
                <w:sz w:val="20"/>
                <w:szCs w:val="20"/>
              </w:rPr>
              <w:t>Hypertension</w:t>
            </w:r>
          </w:p>
        </w:tc>
        <w:tc>
          <w:tcPr>
            <w:tcW w:w="1961" w:type="dxa"/>
            <w:noWrap/>
            <w:hideMark/>
          </w:tcPr>
          <w:p w14:paraId="1CA72409" w14:textId="77777777" w:rsidR="00B52563" w:rsidRPr="00485627" w:rsidRDefault="00B52563" w:rsidP="003226B2">
            <w:pPr>
              <w:pStyle w:val="Legend"/>
              <w:spacing w:before="0"/>
              <w:jc w:val="center"/>
              <w:rPr>
                <w:sz w:val="20"/>
                <w:szCs w:val="20"/>
              </w:rPr>
            </w:pPr>
            <w:r w:rsidRPr="00485627">
              <w:rPr>
                <w:sz w:val="20"/>
                <w:szCs w:val="20"/>
              </w:rPr>
              <w:t>Misoprostol</w:t>
            </w:r>
          </w:p>
        </w:tc>
        <w:tc>
          <w:tcPr>
            <w:tcW w:w="1305" w:type="dxa"/>
            <w:noWrap/>
            <w:hideMark/>
          </w:tcPr>
          <w:p w14:paraId="531E3C2B" w14:textId="77777777" w:rsidR="00B52563" w:rsidRPr="00485627" w:rsidRDefault="00B52563" w:rsidP="003226B2">
            <w:pPr>
              <w:pStyle w:val="Legend"/>
              <w:spacing w:before="0"/>
              <w:jc w:val="center"/>
              <w:rPr>
                <w:sz w:val="20"/>
                <w:szCs w:val="20"/>
              </w:rPr>
            </w:pPr>
            <w:r w:rsidRPr="00485627">
              <w:rPr>
                <w:sz w:val="20"/>
                <w:szCs w:val="20"/>
              </w:rPr>
              <w:t>PTGER4</w:t>
            </w:r>
          </w:p>
        </w:tc>
        <w:tc>
          <w:tcPr>
            <w:tcW w:w="1302" w:type="dxa"/>
          </w:tcPr>
          <w:p w14:paraId="62D235F2" w14:textId="38D71943" w:rsidR="00B52563" w:rsidRPr="00485627" w:rsidRDefault="00B52563" w:rsidP="003226B2">
            <w:pPr>
              <w:pStyle w:val="Legend"/>
              <w:spacing w:before="0"/>
              <w:jc w:val="center"/>
              <w:rPr>
                <w:sz w:val="20"/>
                <w:szCs w:val="20"/>
              </w:rPr>
            </w:pPr>
            <w:r>
              <w:rPr>
                <w:sz w:val="20"/>
                <w:szCs w:val="20"/>
              </w:rPr>
              <w:t>Exp18</w:t>
            </w:r>
          </w:p>
        </w:tc>
      </w:tr>
    </w:tbl>
    <w:p w14:paraId="7F25497F" w14:textId="3ECDCBC6" w:rsidR="00485627" w:rsidRPr="002F4421" w:rsidRDefault="00485627" w:rsidP="00D73714">
      <w:pPr>
        <w:pStyle w:val="Legend"/>
      </w:pPr>
      <w:r>
        <w:rPr>
          <w:b/>
          <w:bCs/>
        </w:rPr>
        <w:t xml:space="preserve">Table 3. </w:t>
      </w:r>
      <w:r w:rsidR="00293643">
        <w:rPr>
          <w:b/>
          <w:bCs/>
        </w:rPr>
        <w:t>Additional HR ratios estimated from EHR-ML analysis.</w:t>
      </w:r>
      <w:r w:rsidR="002F4421">
        <w:rPr>
          <w:b/>
          <w:bCs/>
        </w:rPr>
        <w:t xml:space="preserve"> </w:t>
      </w:r>
      <w:r w:rsidR="002F4421">
        <w:t xml:space="preserve">Network and non-network class drugs are listed in Table S6 and are </w:t>
      </w:r>
      <w:proofErr w:type="spellStart"/>
      <w:r w:rsidR="002F4421">
        <w:t>refernced</w:t>
      </w:r>
      <w:proofErr w:type="spellEnd"/>
      <w:r w:rsidR="002F4421">
        <w:t xml:space="preserve"> by the experimental number (“</w:t>
      </w:r>
      <w:proofErr w:type="spellStart"/>
      <w:r w:rsidR="002F4421">
        <w:t>ExpNum</w:t>
      </w:r>
      <w:proofErr w:type="spellEnd"/>
      <w:r w:rsidR="002F4421">
        <w:t>”).</w:t>
      </w:r>
    </w:p>
    <w:p w14:paraId="31C76EE2" w14:textId="2BB5AFE6" w:rsidR="00FD48F1" w:rsidRDefault="00FD48F1" w:rsidP="00FD48F1">
      <w:pPr>
        <w:pStyle w:val="Legend"/>
      </w:pPr>
    </w:p>
    <w:sectPr w:rsidR="00FD48F1" w:rsidSect="00755125">
      <w:headerReference w:type="default" r:id="rId23"/>
      <w:footerReference w:type="default" r:id="rId24"/>
      <w:headerReference w:type="first" r:id="rId25"/>
      <w:footerReference w:type="first" r:id="rId26"/>
      <w:pgSz w:w="12240" w:h="15840" w:code="1"/>
      <w:pgMar w:top="1440" w:right="1440" w:bottom="1440" w:left="1440" w:header="432" w:footer="720" w:gutter="0"/>
      <w:lnNumType w:countBy="5" w:distance="72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ennifer Lynn Wilson" w:date="2021-05-14T14:37:00Z" w:initials="JLW">
    <w:p w14:paraId="6100E708" w14:textId="468A065B" w:rsidR="003A4A71" w:rsidRDefault="003A4A71">
      <w:pPr>
        <w:pStyle w:val="CommentText"/>
      </w:pPr>
      <w:r>
        <w:rPr>
          <w:rStyle w:val="CommentReference"/>
        </w:rPr>
        <w:annotationRef/>
      </w:r>
      <w:r>
        <w:t xml:space="preserve"> Ask for NHLBI grant that supports OPTUM data</w:t>
      </w:r>
    </w:p>
  </w:comment>
  <w:comment w:id="2" w:author="Jennifer Lynn Wilson" w:date="2021-08-18T14:23:00Z" w:initials="JLW">
    <w:p w14:paraId="56241452" w14:textId="25E86803" w:rsidR="006A31DD" w:rsidRDefault="006A31DD">
      <w:pPr>
        <w:pStyle w:val="CommentText"/>
      </w:pPr>
      <w:r>
        <w:rPr>
          <w:rStyle w:val="CommentReference"/>
        </w:rPr>
        <w:annotationRef/>
      </w:r>
      <w:r>
        <w:t>Ask Ethan to clarify if this explanation is sufficient.</w:t>
      </w:r>
    </w:p>
  </w:comment>
  <w:comment w:id="4" w:author="Jennifer Lynn Wilson" w:date="2020-09-17T17:19:00Z" w:initials="JLW">
    <w:p w14:paraId="1D90E944" w14:textId="518F9A80" w:rsidR="00A442C5" w:rsidRDefault="00A442C5">
      <w:pPr>
        <w:pStyle w:val="CommentText"/>
      </w:pPr>
      <w:r>
        <w:rPr>
          <w:rStyle w:val="CommentReference"/>
        </w:rPr>
        <w:annotationRef/>
      </w:r>
      <w:r>
        <w:t>Need to confirm if this is correct for FDA co-authors</w:t>
      </w:r>
    </w:p>
  </w:comment>
  <w:comment w:id="5" w:author="Jennifer Lynn Wilson" w:date="2020-10-13T13:47:00Z" w:initials="JLW">
    <w:p w14:paraId="0C2EE63B" w14:textId="712D0F8D" w:rsidR="001C01B8" w:rsidRDefault="001C01B8">
      <w:pPr>
        <w:pStyle w:val="CommentText"/>
      </w:pPr>
      <w:r>
        <w:rPr>
          <w:rStyle w:val="CommentReference"/>
        </w:rPr>
        <w:annotationRef/>
      </w:r>
      <w:r>
        <w:t>Want to confirm authorship first.</w:t>
      </w:r>
    </w:p>
  </w:comment>
  <w:comment w:id="6" w:author="Jennifer Lynn Wilson" w:date="2021-08-18T14:34:00Z" w:initials="JLW">
    <w:p w14:paraId="0B1CFE18" w14:textId="15DF4A36" w:rsidR="00F70B41" w:rsidRDefault="00F70B41">
      <w:pPr>
        <w:pStyle w:val="CommentText"/>
      </w:pPr>
      <w:r>
        <w:rPr>
          <w:rStyle w:val="CommentReference"/>
        </w:rPr>
        <w:annotationRef/>
      </w:r>
      <w:r>
        <w:t>Fix “Red indicates DRUG target”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00E708" w15:done="0"/>
  <w15:commentEx w15:paraId="56241452" w15:done="0"/>
  <w15:commentEx w15:paraId="1D90E944" w15:done="0"/>
  <w15:commentEx w15:paraId="0C2EE63B" w15:done="0"/>
  <w15:commentEx w15:paraId="0B1CFE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909A0" w16cex:dateUtc="2021-05-14T21:37:00Z"/>
  <w16cex:commentExtensible w16cex:durableId="24C79669" w16cex:dateUtc="2021-08-18T21:23:00Z"/>
  <w16cex:commentExtensible w16cex:durableId="24C798E2" w16cex:dateUtc="2021-08-18T2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00E708" w16cid:durableId="244909A0"/>
  <w16cid:commentId w16cid:paraId="56241452" w16cid:durableId="24C79669"/>
  <w16cid:commentId w16cid:paraId="1D90E944" w16cid:durableId="230E1931"/>
  <w16cid:commentId w16cid:paraId="0C2EE63B" w16cid:durableId="23302E8E"/>
  <w16cid:commentId w16cid:paraId="0B1CFE18" w16cid:durableId="24C798E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5E44C" w14:textId="77777777" w:rsidR="002C2736" w:rsidRDefault="002C2736" w:rsidP="00D73714">
      <w:r>
        <w:separator/>
      </w:r>
    </w:p>
  </w:endnote>
  <w:endnote w:type="continuationSeparator" w:id="0">
    <w:p w14:paraId="654606A9" w14:textId="77777777" w:rsidR="002C2736" w:rsidRDefault="002C2736" w:rsidP="00D73714">
      <w:r>
        <w:continuationSeparator/>
      </w:r>
    </w:p>
  </w:endnote>
  <w:endnote w:type="continuationNotice" w:id="1">
    <w:p w14:paraId="563859DE" w14:textId="77777777" w:rsidR="002C2736" w:rsidRDefault="002C27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42896" w14:textId="4CB2FEC0" w:rsidR="00A442C5" w:rsidRDefault="00A442C5">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4</w:t>
    </w:r>
    <w:r>
      <w:rPr>
        <w:caps/>
        <w:noProof/>
        <w:color w:val="4F81BD" w:themeColor="accent1"/>
      </w:rPr>
      <w:fldChar w:fldCharType="end"/>
    </w:r>
  </w:p>
  <w:p w14:paraId="4435F476" w14:textId="77777777" w:rsidR="00A442C5" w:rsidRDefault="00A442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2A9B8" w14:textId="4AEB110C" w:rsidR="00A442C5" w:rsidRDefault="00A442C5">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A442C5" w:rsidRDefault="00A442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26677" w14:textId="77777777" w:rsidR="002C2736" w:rsidRDefault="002C2736" w:rsidP="00D73714">
      <w:r>
        <w:separator/>
      </w:r>
    </w:p>
  </w:footnote>
  <w:footnote w:type="continuationSeparator" w:id="0">
    <w:p w14:paraId="1B693BE3" w14:textId="77777777" w:rsidR="002C2736" w:rsidRDefault="002C2736" w:rsidP="00D73714">
      <w:r>
        <w:continuationSeparator/>
      </w:r>
    </w:p>
  </w:footnote>
  <w:footnote w:type="continuationNotice" w:id="1">
    <w:p w14:paraId="2648144D" w14:textId="77777777" w:rsidR="002C2736" w:rsidRDefault="002C27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6E22BD" w14:textId="5DB9194B" w:rsidR="00A442C5" w:rsidRDefault="00A442C5" w:rsidP="00755125">
    <w:pPr>
      <w:pStyle w:val="Header"/>
      <w:tabs>
        <w:tab w:val="clear" w:pos="4320"/>
        <w:tab w:val="clear" w:pos="8640"/>
        <w:tab w:val="left" w:pos="3240"/>
      </w:tabs>
      <w:ind w:firstLine="2340"/>
    </w:pPr>
    <w:r>
      <w:rPr>
        <w:noProof/>
      </w:rPr>
      <w:drawing>
        <wp:anchor distT="0" distB="0" distL="114300" distR="114300" simplePos="0" relativeHeight="251658241" behindDoc="1" locked="0" layoutInCell="1" allowOverlap="1" wp14:anchorId="02ED9E9E" wp14:editId="542AAF12">
          <wp:simplePos x="0" y="0"/>
          <wp:positionH relativeFrom="margin">
            <wp:posOffset>-416721</wp:posOffset>
          </wp:positionH>
          <wp:positionV relativeFrom="paragraph">
            <wp:posOffset>-15562</wp:posOffset>
          </wp:positionV>
          <wp:extent cx="825500" cy="360680"/>
          <wp:effectExtent l="0" t="0" r="0" b="127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ience-AAAS-stacked-color.jpg"/>
                  <pic:cNvPicPr/>
                </pic:nvPicPr>
                <pic:blipFill>
                  <a:blip r:embed="rId1"/>
                  <a:stretch>
                    <a:fillRect/>
                  </a:stretch>
                </pic:blipFill>
                <pic:spPr>
                  <a:xfrm>
                    <a:off x="0" y="0"/>
                    <a:ext cx="825500" cy="360680"/>
                  </a:xfrm>
                  <a:prstGeom prst="rect">
                    <a:avLst/>
                  </a:prstGeom>
                </pic:spPr>
              </pic:pic>
            </a:graphicData>
          </a:graphic>
          <wp14:sizeRelH relativeFrom="page">
            <wp14:pctWidth>0</wp14:pctWidth>
          </wp14:sizeRelH>
          <wp14:sizeRelV relativeFrom="page">
            <wp14:pctHeight>0</wp14:pctHeight>
          </wp14:sizeRelV>
        </wp:anchor>
      </w:drawing>
    </w:r>
    <w:r w:rsidRPr="00204015">
      <w:t>S</w:t>
    </w:r>
    <w:r>
      <w:t xml:space="preserve">ubmitted Manuscript: </w:t>
    </w:r>
    <w:r w:rsidRPr="00204015">
      <w:t>Confidential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7F5B3" w14:textId="482E2676" w:rsidR="00A442C5" w:rsidRPr="00204015" w:rsidRDefault="00A442C5" w:rsidP="00D73714">
    <w:pPr>
      <w:pStyle w:val="Header"/>
    </w:pPr>
    <w:r>
      <w:rPr>
        <w:noProof/>
      </w:rPr>
      <w:drawing>
        <wp:anchor distT="0" distB="0" distL="114300" distR="114300" simplePos="0" relativeHeight="251658240"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A442C5" w:rsidRDefault="00A442C5"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nnifer Lynn Wilson">
    <w15:presenceInfo w15:providerId="AD" w15:userId="S::wilsonjl@stanford.edu::7526a258-235e-4ab9-bb94-062ab3071c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hideSpellingErrors/>
  <w:hideGrammaticalErrors/>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0517E"/>
    <w:rsid w:val="00010EA6"/>
    <w:rsid w:val="00010F97"/>
    <w:rsid w:val="00024A99"/>
    <w:rsid w:val="00026FDD"/>
    <w:rsid w:val="00030869"/>
    <w:rsid w:val="00042AAC"/>
    <w:rsid w:val="000436ED"/>
    <w:rsid w:val="00045E73"/>
    <w:rsid w:val="000562CC"/>
    <w:rsid w:val="00064B63"/>
    <w:rsid w:val="00077272"/>
    <w:rsid w:val="00091FB8"/>
    <w:rsid w:val="00095099"/>
    <w:rsid w:val="00097B34"/>
    <w:rsid w:val="000A355D"/>
    <w:rsid w:val="000B0F8C"/>
    <w:rsid w:val="000B25FF"/>
    <w:rsid w:val="000C460C"/>
    <w:rsid w:val="000C7F0C"/>
    <w:rsid w:val="000D1C91"/>
    <w:rsid w:val="000D2DEE"/>
    <w:rsid w:val="000F340A"/>
    <w:rsid w:val="00103D8E"/>
    <w:rsid w:val="00111899"/>
    <w:rsid w:val="00114D3F"/>
    <w:rsid w:val="001154E8"/>
    <w:rsid w:val="00122855"/>
    <w:rsid w:val="001331D7"/>
    <w:rsid w:val="00136A4B"/>
    <w:rsid w:val="00137DDB"/>
    <w:rsid w:val="00140434"/>
    <w:rsid w:val="0014178D"/>
    <w:rsid w:val="0015549E"/>
    <w:rsid w:val="00160D2F"/>
    <w:rsid w:val="00165C02"/>
    <w:rsid w:val="001775FA"/>
    <w:rsid w:val="001810EA"/>
    <w:rsid w:val="0019652C"/>
    <w:rsid w:val="001A61CF"/>
    <w:rsid w:val="001A6DA5"/>
    <w:rsid w:val="001B346E"/>
    <w:rsid w:val="001C01B8"/>
    <w:rsid w:val="001D0CED"/>
    <w:rsid w:val="001D17E9"/>
    <w:rsid w:val="001D4C6A"/>
    <w:rsid w:val="001F0944"/>
    <w:rsid w:val="001F6FCA"/>
    <w:rsid w:val="002053AF"/>
    <w:rsid w:val="002067CA"/>
    <w:rsid w:val="00206C0B"/>
    <w:rsid w:val="002163B5"/>
    <w:rsid w:val="0022451E"/>
    <w:rsid w:val="0022525A"/>
    <w:rsid w:val="00230787"/>
    <w:rsid w:val="00230CC9"/>
    <w:rsid w:val="00230D22"/>
    <w:rsid w:val="002314F9"/>
    <w:rsid w:val="00234DB7"/>
    <w:rsid w:val="00236F8D"/>
    <w:rsid w:val="002475FA"/>
    <w:rsid w:val="0025481C"/>
    <w:rsid w:val="0026488A"/>
    <w:rsid w:val="00267307"/>
    <w:rsid w:val="00270F47"/>
    <w:rsid w:val="00271580"/>
    <w:rsid w:val="00287114"/>
    <w:rsid w:val="00293643"/>
    <w:rsid w:val="0029404C"/>
    <w:rsid w:val="002A340C"/>
    <w:rsid w:val="002A633D"/>
    <w:rsid w:val="002A6D60"/>
    <w:rsid w:val="002C2736"/>
    <w:rsid w:val="002C29F4"/>
    <w:rsid w:val="002C33B8"/>
    <w:rsid w:val="002D2E5D"/>
    <w:rsid w:val="002D4EAD"/>
    <w:rsid w:val="002D54C0"/>
    <w:rsid w:val="002E5C7C"/>
    <w:rsid w:val="002E5D7F"/>
    <w:rsid w:val="002E60B9"/>
    <w:rsid w:val="002F3EFD"/>
    <w:rsid w:val="002F4421"/>
    <w:rsid w:val="003053B4"/>
    <w:rsid w:val="00307F53"/>
    <w:rsid w:val="0031308B"/>
    <w:rsid w:val="003171FC"/>
    <w:rsid w:val="003226B2"/>
    <w:rsid w:val="003238D2"/>
    <w:rsid w:val="00324234"/>
    <w:rsid w:val="00333114"/>
    <w:rsid w:val="003360D0"/>
    <w:rsid w:val="00337EE8"/>
    <w:rsid w:val="00353E3C"/>
    <w:rsid w:val="00354772"/>
    <w:rsid w:val="0036246F"/>
    <w:rsid w:val="00372996"/>
    <w:rsid w:val="00380970"/>
    <w:rsid w:val="00381F27"/>
    <w:rsid w:val="00386B2C"/>
    <w:rsid w:val="003876EB"/>
    <w:rsid w:val="0039469C"/>
    <w:rsid w:val="003A177F"/>
    <w:rsid w:val="003A4A71"/>
    <w:rsid w:val="003A57A2"/>
    <w:rsid w:val="003A77E5"/>
    <w:rsid w:val="003B0531"/>
    <w:rsid w:val="003C1C49"/>
    <w:rsid w:val="003D4A33"/>
    <w:rsid w:val="003E05BE"/>
    <w:rsid w:val="003E0912"/>
    <w:rsid w:val="003E2BE6"/>
    <w:rsid w:val="003E3156"/>
    <w:rsid w:val="003E68BF"/>
    <w:rsid w:val="003F4148"/>
    <w:rsid w:val="004045B3"/>
    <w:rsid w:val="004070EA"/>
    <w:rsid w:val="00420707"/>
    <w:rsid w:val="004276AF"/>
    <w:rsid w:val="00436936"/>
    <w:rsid w:val="004430A0"/>
    <w:rsid w:val="00447EB3"/>
    <w:rsid w:val="004514E6"/>
    <w:rsid w:val="00451F70"/>
    <w:rsid w:val="004542A3"/>
    <w:rsid w:val="00462687"/>
    <w:rsid w:val="004632F7"/>
    <w:rsid w:val="00467130"/>
    <w:rsid w:val="00485627"/>
    <w:rsid w:val="004867FB"/>
    <w:rsid w:val="00486C8C"/>
    <w:rsid w:val="004876B9"/>
    <w:rsid w:val="0049335E"/>
    <w:rsid w:val="004A2506"/>
    <w:rsid w:val="004A65B7"/>
    <w:rsid w:val="004A7E40"/>
    <w:rsid w:val="004B19AE"/>
    <w:rsid w:val="004B4F4B"/>
    <w:rsid w:val="004B5982"/>
    <w:rsid w:val="004C1AB4"/>
    <w:rsid w:val="004C7893"/>
    <w:rsid w:val="004D10EA"/>
    <w:rsid w:val="004E1DBE"/>
    <w:rsid w:val="004E3152"/>
    <w:rsid w:val="004E53E8"/>
    <w:rsid w:val="00503971"/>
    <w:rsid w:val="005150C3"/>
    <w:rsid w:val="00520FBD"/>
    <w:rsid w:val="005245C8"/>
    <w:rsid w:val="0052771C"/>
    <w:rsid w:val="00531FB1"/>
    <w:rsid w:val="0053307B"/>
    <w:rsid w:val="0054149D"/>
    <w:rsid w:val="00542C75"/>
    <w:rsid w:val="00543515"/>
    <w:rsid w:val="005440E6"/>
    <w:rsid w:val="0055599F"/>
    <w:rsid w:val="00557396"/>
    <w:rsid w:val="00560CF5"/>
    <w:rsid w:val="00572498"/>
    <w:rsid w:val="00575375"/>
    <w:rsid w:val="00575FB5"/>
    <w:rsid w:val="00576E95"/>
    <w:rsid w:val="00583CCA"/>
    <w:rsid w:val="00592DC0"/>
    <w:rsid w:val="00596A9A"/>
    <w:rsid w:val="005A605B"/>
    <w:rsid w:val="005B45AE"/>
    <w:rsid w:val="005C7734"/>
    <w:rsid w:val="005C7805"/>
    <w:rsid w:val="005D4145"/>
    <w:rsid w:val="005E32F2"/>
    <w:rsid w:val="005E67F2"/>
    <w:rsid w:val="005E76B6"/>
    <w:rsid w:val="005E7936"/>
    <w:rsid w:val="005F5F51"/>
    <w:rsid w:val="005F69E1"/>
    <w:rsid w:val="00601C01"/>
    <w:rsid w:val="00614FE3"/>
    <w:rsid w:val="00626CF1"/>
    <w:rsid w:val="00636344"/>
    <w:rsid w:val="0064261D"/>
    <w:rsid w:val="00643502"/>
    <w:rsid w:val="006443BE"/>
    <w:rsid w:val="00644B06"/>
    <w:rsid w:val="006455DA"/>
    <w:rsid w:val="00650821"/>
    <w:rsid w:val="00661169"/>
    <w:rsid w:val="00663E54"/>
    <w:rsid w:val="006716F5"/>
    <w:rsid w:val="00677325"/>
    <w:rsid w:val="0069339C"/>
    <w:rsid w:val="006A2645"/>
    <w:rsid w:val="006A31DD"/>
    <w:rsid w:val="006A44C8"/>
    <w:rsid w:val="006A5B88"/>
    <w:rsid w:val="006A7883"/>
    <w:rsid w:val="006C72A9"/>
    <w:rsid w:val="006D67E8"/>
    <w:rsid w:val="006E590E"/>
    <w:rsid w:val="006F10F6"/>
    <w:rsid w:val="006F3E53"/>
    <w:rsid w:val="0070150D"/>
    <w:rsid w:val="00705DD0"/>
    <w:rsid w:val="00715A72"/>
    <w:rsid w:val="007161A3"/>
    <w:rsid w:val="00724862"/>
    <w:rsid w:val="00726833"/>
    <w:rsid w:val="0073222F"/>
    <w:rsid w:val="00732E6B"/>
    <w:rsid w:val="0073419F"/>
    <w:rsid w:val="00742782"/>
    <w:rsid w:val="00744264"/>
    <w:rsid w:val="00747643"/>
    <w:rsid w:val="00755125"/>
    <w:rsid w:val="007802ED"/>
    <w:rsid w:val="00790AF5"/>
    <w:rsid w:val="007938B8"/>
    <w:rsid w:val="007A1917"/>
    <w:rsid w:val="007A3266"/>
    <w:rsid w:val="007A3DB9"/>
    <w:rsid w:val="007B7C9F"/>
    <w:rsid w:val="007C357D"/>
    <w:rsid w:val="007C6679"/>
    <w:rsid w:val="007D14F3"/>
    <w:rsid w:val="007D223D"/>
    <w:rsid w:val="007D733F"/>
    <w:rsid w:val="007E2E82"/>
    <w:rsid w:val="007E302E"/>
    <w:rsid w:val="007E4FCA"/>
    <w:rsid w:val="007E68EB"/>
    <w:rsid w:val="007F03B0"/>
    <w:rsid w:val="007F0562"/>
    <w:rsid w:val="007F20A8"/>
    <w:rsid w:val="007F46D2"/>
    <w:rsid w:val="00802C84"/>
    <w:rsid w:val="0080324D"/>
    <w:rsid w:val="00805415"/>
    <w:rsid w:val="00824079"/>
    <w:rsid w:val="0082473B"/>
    <w:rsid w:val="00831EE8"/>
    <w:rsid w:val="00833845"/>
    <w:rsid w:val="008355F1"/>
    <w:rsid w:val="00847EFD"/>
    <w:rsid w:val="00852818"/>
    <w:rsid w:val="00852881"/>
    <w:rsid w:val="0086656C"/>
    <w:rsid w:val="0086765A"/>
    <w:rsid w:val="0087209B"/>
    <w:rsid w:val="0087329B"/>
    <w:rsid w:val="008747EA"/>
    <w:rsid w:val="008D414E"/>
    <w:rsid w:val="008D669B"/>
    <w:rsid w:val="008D72AC"/>
    <w:rsid w:val="008E5540"/>
    <w:rsid w:val="009263E8"/>
    <w:rsid w:val="00927046"/>
    <w:rsid w:val="00941B67"/>
    <w:rsid w:val="00942EB0"/>
    <w:rsid w:val="009433E7"/>
    <w:rsid w:val="0094415B"/>
    <w:rsid w:val="00944B57"/>
    <w:rsid w:val="00944B5F"/>
    <w:rsid w:val="00951F2D"/>
    <w:rsid w:val="009547EF"/>
    <w:rsid w:val="009670C3"/>
    <w:rsid w:val="009719B2"/>
    <w:rsid w:val="0097222E"/>
    <w:rsid w:val="00980F07"/>
    <w:rsid w:val="00985C1F"/>
    <w:rsid w:val="009A2C73"/>
    <w:rsid w:val="009A6440"/>
    <w:rsid w:val="009A76DD"/>
    <w:rsid w:val="009E1E73"/>
    <w:rsid w:val="009E63BC"/>
    <w:rsid w:val="009E6F98"/>
    <w:rsid w:val="009F2B56"/>
    <w:rsid w:val="009F6637"/>
    <w:rsid w:val="00A078D1"/>
    <w:rsid w:val="00A1748D"/>
    <w:rsid w:val="00A23CD5"/>
    <w:rsid w:val="00A3118C"/>
    <w:rsid w:val="00A35339"/>
    <w:rsid w:val="00A439D5"/>
    <w:rsid w:val="00A442C5"/>
    <w:rsid w:val="00A51678"/>
    <w:rsid w:val="00A546AB"/>
    <w:rsid w:val="00A57AC6"/>
    <w:rsid w:val="00A6180F"/>
    <w:rsid w:val="00A75B79"/>
    <w:rsid w:val="00A80CF9"/>
    <w:rsid w:val="00A92FE9"/>
    <w:rsid w:val="00A9386D"/>
    <w:rsid w:val="00AA49C0"/>
    <w:rsid w:val="00AB0186"/>
    <w:rsid w:val="00AB4418"/>
    <w:rsid w:val="00AD6E5D"/>
    <w:rsid w:val="00AE07FF"/>
    <w:rsid w:val="00AE7CE1"/>
    <w:rsid w:val="00B004FE"/>
    <w:rsid w:val="00B0437E"/>
    <w:rsid w:val="00B07749"/>
    <w:rsid w:val="00B15BA3"/>
    <w:rsid w:val="00B169C1"/>
    <w:rsid w:val="00B2137A"/>
    <w:rsid w:val="00B21E4C"/>
    <w:rsid w:val="00B23D8F"/>
    <w:rsid w:val="00B36BD9"/>
    <w:rsid w:val="00B40F6D"/>
    <w:rsid w:val="00B422F9"/>
    <w:rsid w:val="00B42889"/>
    <w:rsid w:val="00B50A4F"/>
    <w:rsid w:val="00B512E6"/>
    <w:rsid w:val="00B515C1"/>
    <w:rsid w:val="00B52563"/>
    <w:rsid w:val="00B557AD"/>
    <w:rsid w:val="00B60E78"/>
    <w:rsid w:val="00B62B51"/>
    <w:rsid w:val="00B65A97"/>
    <w:rsid w:val="00B72CE5"/>
    <w:rsid w:val="00B83DD0"/>
    <w:rsid w:val="00B87325"/>
    <w:rsid w:val="00BA0635"/>
    <w:rsid w:val="00BA0CA1"/>
    <w:rsid w:val="00BB4105"/>
    <w:rsid w:val="00BB6FD9"/>
    <w:rsid w:val="00BC52E0"/>
    <w:rsid w:val="00BC582B"/>
    <w:rsid w:val="00BD1667"/>
    <w:rsid w:val="00BF4403"/>
    <w:rsid w:val="00C07565"/>
    <w:rsid w:val="00C12A61"/>
    <w:rsid w:val="00C13612"/>
    <w:rsid w:val="00C13940"/>
    <w:rsid w:val="00C1605E"/>
    <w:rsid w:val="00C1710A"/>
    <w:rsid w:val="00C17FC3"/>
    <w:rsid w:val="00C30D1B"/>
    <w:rsid w:val="00C32493"/>
    <w:rsid w:val="00C33D9C"/>
    <w:rsid w:val="00C361F8"/>
    <w:rsid w:val="00C439CC"/>
    <w:rsid w:val="00C47FC6"/>
    <w:rsid w:val="00C5118B"/>
    <w:rsid w:val="00C512F6"/>
    <w:rsid w:val="00C61860"/>
    <w:rsid w:val="00C62125"/>
    <w:rsid w:val="00C635E3"/>
    <w:rsid w:val="00C75A46"/>
    <w:rsid w:val="00C75C33"/>
    <w:rsid w:val="00C8041A"/>
    <w:rsid w:val="00C81652"/>
    <w:rsid w:val="00C81956"/>
    <w:rsid w:val="00C819BB"/>
    <w:rsid w:val="00C86E03"/>
    <w:rsid w:val="00C93488"/>
    <w:rsid w:val="00C9547E"/>
    <w:rsid w:val="00CB1040"/>
    <w:rsid w:val="00CC2657"/>
    <w:rsid w:val="00CC3B83"/>
    <w:rsid w:val="00CE5F77"/>
    <w:rsid w:val="00D05C7F"/>
    <w:rsid w:val="00D2337D"/>
    <w:rsid w:val="00D36C05"/>
    <w:rsid w:val="00D44D8C"/>
    <w:rsid w:val="00D47412"/>
    <w:rsid w:val="00D50A81"/>
    <w:rsid w:val="00D61494"/>
    <w:rsid w:val="00D617AB"/>
    <w:rsid w:val="00D674CA"/>
    <w:rsid w:val="00D71FE5"/>
    <w:rsid w:val="00D73714"/>
    <w:rsid w:val="00D7528A"/>
    <w:rsid w:val="00D82DE4"/>
    <w:rsid w:val="00D83DEA"/>
    <w:rsid w:val="00D8792C"/>
    <w:rsid w:val="00D91DBE"/>
    <w:rsid w:val="00DA21EB"/>
    <w:rsid w:val="00DA6521"/>
    <w:rsid w:val="00DC0B91"/>
    <w:rsid w:val="00DD225C"/>
    <w:rsid w:val="00DD43A6"/>
    <w:rsid w:val="00DD6604"/>
    <w:rsid w:val="00DE28BD"/>
    <w:rsid w:val="00DE7047"/>
    <w:rsid w:val="00DF5CF5"/>
    <w:rsid w:val="00E0133A"/>
    <w:rsid w:val="00E02FEF"/>
    <w:rsid w:val="00E0440F"/>
    <w:rsid w:val="00E05FE2"/>
    <w:rsid w:val="00E07714"/>
    <w:rsid w:val="00E2045B"/>
    <w:rsid w:val="00E257ED"/>
    <w:rsid w:val="00E25B7A"/>
    <w:rsid w:val="00E267A8"/>
    <w:rsid w:val="00E37C62"/>
    <w:rsid w:val="00E41EFE"/>
    <w:rsid w:val="00E51C65"/>
    <w:rsid w:val="00E542D8"/>
    <w:rsid w:val="00E5600F"/>
    <w:rsid w:val="00E61CA3"/>
    <w:rsid w:val="00E63F9F"/>
    <w:rsid w:val="00E72365"/>
    <w:rsid w:val="00E737F7"/>
    <w:rsid w:val="00E75439"/>
    <w:rsid w:val="00E75F75"/>
    <w:rsid w:val="00E76B37"/>
    <w:rsid w:val="00E775E1"/>
    <w:rsid w:val="00E86F9B"/>
    <w:rsid w:val="00E966AA"/>
    <w:rsid w:val="00E971DA"/>
    <w:rsid w:val="00EA207A"/>
    <w:rsid w:val="00EB0433"/>
    <w:rsid w:val="00EB4C40"/>
    <w:rsid w:val="00EC6E4B"/>
    <w:rsid w:val="00ED135E"/>
    <w:rsid w:val="00ED4D2D"/>
    <w:rsid w:val="00EE1D99"/>
    <w:rsid w:val="00EE62A0"/>
    <w:rsid w:val="00EE6929"/>
    <w:rsid w:val="00EE7490"/>
    <w:rsid w:val="00EE7F3D"/>
    <w:rsid w:val="00EF3C97"/>
    <w:rsid w:val="00EF69D9"/>
    <w:rsid w:val="00F0728C"/>
    <w:rsid w:val="00F15B30"/>
    <w:rsid w:val="00F26AF7"/>
    <w:rsid w:val="00F31261"/>
    <w:rsid w:val="00F4338C"/>
    <w:rsid w:val="00F442AD"/>
    <w:rsid w:val="00F447C9"/>
    <w:rsid w:val="00F44B6F"/>
    <w:rsid w:val="00F60414"/>
    <w:rsid w:val="00F648C5"/>
    <w:rsid w:val="00F70B41"/>
    <w:rsid w:val="00F739FD"/>
    <w:rsid w:val="00F803FD"/>
    <w:rsid w:val="00F84222"/>
    <w:rsid w:val="00F91110"/>
    <w:rsid w:val="00F96EA5"/>
    <w:rsid w:val="00FA2B3E"/>
    <w:rsid w:val="00FA2E99"/>
    <w:rsid w:val="00FA6EED"/>
    <w:rsid w:val="00FB0FFD"/>
    <w:rsid w:val="00FB16FB"/>
    <w:rsid w:val="00FB2EB9"/>
    <w:rsid w:val="00FB5CCA"/>
    <w:rsid w:val="00FC601B"/>
    <w:rsid w:val="00FD1D24"/>
    <w:rsid w:val="00FD2766"/>
    <w:rsid w:val="00FD48F1"/>
    <w:rsid w:val="00FD546E"/>
    <w:rsid w:val="00FE24D1"/>
    <w:rsid w:val="00FE4ECB"/>
    <w:rsid w:val="00FF15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F2DF832"/>
  <w15:docId w15:val="{5F21981B-EF3C-4D70-9F82-178C800B9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71C"/>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rsid w:val="009A3899"/>
    <w:rPr>
      <w:sz w:val="18"/>
      <w:szCs w:val="18"/>
    </w:rPr>
  </w:style>
  <w:style w:type="paragraph" w:styleId="CommentText">
    <w:name w:val="annotation text"/>
    <w:basedOn w:val="Normal"/>
    <w:link w:val="CommentTextChar"/>
    <w:semiHidden/>
    <w:rsid w:val="009A3899"/>
    <w:rPr>
      <w:sz w:val="20"/>
      <w:szCs w:val="20"/>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sz w:val="20"/>
      <w:szCs w:val="20"/>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sz w:val="20"/>
      <w:szCs w:val="20"/>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hAnsi="Consolas"/>
      <w:sz w:val="20"/>
      <w:szCs w:val="20"/>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hAnsi="BlissRegular"/>
      <w:b/>
      <w:sz w:val="20"/>
      <w:szCs w:val="20"/>
    </w:rPr>
  </w:style>
  <w:style w:type="paragraph" w:customStyle="1" w:styleId="SX-Affiliation">
    <w:name w:val="SX-Affiliation"/>
    <w:basedOn w:val="Normal"/>
    <w:next w:val="Normal"/>
    <w:qFormat/>
    <w:rsid w:val="009A3899"/>
    <w:pPr>
      <w:spacing w:after="160" w:line="190" w:lineRule="exact"/>
    </w:pPr>
    <w:rPr>
      <w:rFonts w:ascii="BlissRegular" w:hAnsi="BlissRegular"/>
      <w:sz w:val="16"/>
      <w:szCs w:val="20"/>
    </w:rPr>
  </w:style>
  <w:style w:type="paragraph" w:customStyle="1" w:styleId="SX-Articlehead">
    <w:name w:val="SX-Article head"/>
    <w:basedOn w:val="Normal"/>
    <w:qFormat/>
    <w:rsid w:val="009A3899"/>
    <w:pPr>
      <w:spacing w:before="210" w:line="210" w:lineRule="exact"/>
      <w:ind w:firstLine="288"/>
      <w:jc w:val="both"/>
    </w:pPr>
    <w:rPr>
      <w:b/>
      <w:sz w:val="18"/>
      <w:szCs w:val="20"/>
    </w:rPr>
  </w:style>
  <w:style w:type="paragraph" w:customStyle="1" w:styleId="SX-Authornames">
    <w:name w:val="SX-Author names"/>
    <w:basedOn w:val="Normal"/>
    <w:rsid w:val="009A3899"/>
    <w:pPr>
      <w:spacing w:after="120" w:line="210" w:lineRule="exact"/>
    </w:pPr>
    <w:rPr>
      <w:rFonts w:ascii="BlissMedium" w:hAnsi="BlissMedium"/>
      <w:sz w:val="20"/>
      <w:szCs w:val="20"/>
    </w:rPr>
  </w:style>
  <w:style w:type="paragraph" w:customStyle="1" w:styleId="SX-Bodytext">
    <w:name w:val="SX-Body text"/>
    <w:basedOn w:val="Normal"/>
    <w:next w:val="Normal"/>
    <w:rsid w:val="009A3899"/>
    <w:pPr>
      <w:spacing w:line="210" w:lineRule="exact"/>
      <w:ind w:firstLine="288"/>
      <w:jc w:val="both"/>
    </w:pPr>
    <w:rPr>
      <w:sz w:val="18"/>
      <w:szCs w:val="20"/>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sz w:val="16"/>
      <w:szCs w:val="20"/>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sz w:val="16"/>
      <w:szCs w:val="20"/>
    </w:rPr>
  </w:style>
  <w:style w:type="paragraph" w:customStyle="1" w:styleId="SX-RefHead">
    <w:name w:val="SX-RefHead"/>
    <w:basedOn w:val="Normal"/>
    <w:rsid w:val="009A3899"/>
    <w:pPr>
      <w:spacing w:before="200" w:line="190" w:lineRule="exact"/>
    </w:pPr>
    <w:rPr>
      <w:b/>
      <w:sz w:val="16"/>
      <w:szCs w:val="20"/>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sz w:val="20"/>
    </w:rPr>
  </w:style>
  <w:style w:type="paragraph" w:customStyle="1" w:styleId="SX-Tablelegend">
    <w:name w:val="SX-Tablelegend"/>
    <w:basedOn w:val="Normal"/>
    <w:qFormat/>
    <w:rsid w:val="009A3899"/>
    <w:pPr>
      <w:spacing w:line="190" w:lineRule="exact"/>
      <w:ind w:left="245" w:hanging="245"/>
      <w:jc w:val="both"/>
    </w:pPr>
    <w:rPr>
      <w:sz w:val="16"/>
      <w:szCs w:val="20"/>
    </w:rPr>
  </w:style>
  <w:style w:type="paragraph" w:customStyle="1" w:styleId="SX-Tabletext">
    <w:name w:val="SX-Tabletext"/>
    <w:basedOn w:val="Normal"/>
    <w:qFormat/>
    <w:rsid w:val="009A3899"/>
    <w:pPr>
      <w:spacing w:line="210" w:lineRule="exact"/>
      <w:jc w:val="center"/>
    </w:pPr>
    <w:rPr>
      <w:sz w:val="18"/>
      <w:szCs w:val="20"/>
    </w:rPr>
  </w:style>
  <w:style w:type="paragraph" w:customStyle="1" w:styleId="SX-Tabletitle">
    <w:name w:val="SX-Tabletitle"/>
    <w:basedOn w:val="Normal"/>
    <w:qFormat/>
    <w:rsid w:val="009A3899"/>
    <w:pPr>
      <w:spacing w:after="120" w:line="210" w:lineRule="exact"/>
      <w:jc w:val="both"/>
    </w:pPr>
    <w:rPr>
      <w:rFonts w:ascii="BlissMedium" w:hAnsi="BlissMedium"/>
      <w:sz w:val="18"/>
      <w:szCs w:val="20"/>
    </w:rPr>
  </w:style>
  <w:style w:type="paragraph" w:customStyle="1" w:styleId="SX-Title">
    <w:name w:val="SX-Title"/>
    <w:basedOn w:val="Normal"/>
    <w:rsid w:val="009A3899"/>
    <w:pPr>
      <w:spacing w:after="240" w:line="500" w:lineRule="exact"/>
    </w:pPr>
    <w:rPr>
      <w:rFonts w:ascii="BlissBold" w:hAnsi="BlissBold"/>
      <w:b/>
      <w:sz w:val="44"/>
      <w:szCs w:val="20"/>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hAnsi="BlissRegular"/>
      <w:sz w:val="19"/>
      <w:szCs w:val="20"/>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styleId="Revision">
    <w:name w:val="Revision"/>
    <w:hidden/>
    <w:uiPriority w:val="71"/>
    <w:rsid w:val="003E68BF"/>
    <w:rPr>
      <w:rFonts w:eastAsia="Times New Roman"/>
      <w:sz w:val="24"/>
      <w:szCs w:val="24"/>
    </w:rPr>
  </w:style>
  <w:style w:type="table" w:styleId="TableGrid">
    <w:name w:val="Table Grid"/>
    <w:basedOn w:val="TableNormal"/>
    <w:uiPriority w:val="59"/>
    <w:rsid w:val="004856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7490">
      <w:bodyDiv w:val="1"/>
      <w:marLeft w:val="0"/>
      <w:marRight w:val="0"/>
      <w:marTop w:val="0"/>
      <w:marBottom w:val="0"/>
      <w:divBdr>
        <w:top w:val="none" w:sz="0" w:space="0" w:color="auto"/>
        <w:left w:val="none" w:sz="0" w:space="0" w:color="auto"/>
        <w:bottom w:val="none" w:sz="0" w:space="0" w:color="auto"/>
        <w:right w:val="none" w:sz="0" w:space="0" w:color="auto"/>
      </w:divBdr>
    </w:div>
    <w:div w:id="23989243">
      <w:bodyDiv w:val="1"/>
      <w:marLeft w:val="0"/>
      <w:marRight w:val="0"/>
      <w:marTop w:val="0"/>
      <w:marBottom w:val="0"/>
      <w:divBdr>
        <w:top w:val="none" w:sz="0" w:space="0" w:color="auto"/>
        <w:left w:val="none" w:sz="0" w:space="0" w:color="auto"/>
        <w:bottom w:val="none" w:sz="0" w:space="0" w:color="auto"/>
        <w:right w:val="none" w:sz="0" w:space="0" w:color="auto"/>
      </w:divBdr>
    </w:div>
    <w:div w:id="37627494">
      <w:bodyDiv w:val="1"/>
      <w:marLeft w:val="0"/>
      <w:marRight w:val="0"/>
      <w:marTop w:val="0"/>
      <w:marBottom w:val="0"/>
      <w:divBdr>
        <w:top w:val="none" w:sz="0" w:space="0" w:color="auto"/>
        <w:left w:val="none" w:sz="0" w:space="0" w:color="auto"/>
        <w:bottom w:val="none" w:sz="0" w:space="0" w:color="auto"/>
        <w:right w:val="none" w:sz="0" w:space="0" w:color="auto"/>
      </w:divBdr>
    </w:div>
    <w:div w:id="293826445">
      <w:bodyDiv w:val="1"/>
      <w:marLeft w:val="0"/>
      <w:marRight w:val="0"/>
      <w:marTop w:val="0"/>
      <w:marBottom w:val="0"/>
      <w:divBdr>
        <w:top w:val="none" w:sz="0" w:space="0" w:color="auto"/>
        <w:left w:val="none" w:sz="0" w:space="0" w:color="auto"/>
        <w:bottom w:val="none" w:sz="0" w:space="0" w:color="auto"/>
        <w:right w:val="none" w:sz="0" w:space="0" w:color="auto"/>
      </w:divBdr>
    </w:div>
    <w:div w:id="639455121">
      <w:bodyDiv w:val="1"/>
      <w:marLeft w:val="0"/>
      <w:marRight w:val="0"/>
      <w:marTop w:val="0"/>
      <w:marBottom w:val="0"/>
      <w:divBdr>
        <w:top w:val="none" w:sz="0" w:space="0" w:color="auto"/>
        <w:left w:val="none" w:sz="0" w:space="0" w:color="auto"/>
        <w:bottom w:val="none" w:sz="0" w:space="0" w:color="auto"/>
        <w:right w:val="none" w:sz="0" w:space="0" w:color="auto"/>
      </w:divBdr>
    </w:div>
    <w:div w:id="782919819">
      <w:bodyDiv w:val="1"/>
      <w:marLeft w:val="0"/>
      <w:marRight w:val="0"/>
      <w:marTop w:val="0"/>
      <w:marBottom w:val="0"/>
      <w:divBdr>
        <w:top w:val="none" w:sz="0" w:space="0" w:color="auto"/>
        <w:left w:val="none" w:sz="0" w:space="0" w:color="auto"/>
        <w:bottom w:val="none" w:sz="0" w:space="0" w:color="auto"/>
        <w:right w:val="none" w:sz="0" w:space="0" w:color="auto"/>
      </w:divBdr>
    </w:div>
    <w:div w:id="810056557">
      <w:bodyDiv w:val="1"/>
      <w:marLeft w:val="0"/>
      <w:marRight w:val="0"/>
      <w:marTop w:val="0"/>
      <w:marBottom w:val="0"/>
      <w:divBdr>
        <w:top w:val="none" w:sz="0" w:space="0" w:color="auto"/>
        <w:left w:val="none" w:sz="0" w:space="0" w:color="auto"/>
        <w:bottom w:val="none" w:sz="0" w:space="0" w:color="auto"/>
        <w:right w:val="none" w:sz="0" w:space="0" w:color="auto"/>
      </w:divBdr>
    </w:div>
    <w:div w:id="937175149">
      <w:bodyDiv w:val="1"/>
      <w:marLeft w:val="0"/>
      <w:marRight w:val="0"/>
      <w:marTop w:val="0"/>
      <w:marBottom w:val="0"/>
      <w:divBdr>
        <w:top w:val="none" w:sz="0" w:space="0" w:color="auto"/>
        <w:left w:val="none" w:sz="0" w:space="0" w:color="auto"/>
        <w:bottom w:val="none" w:sz="0" w:space="0" w:color="auto"/>
        <w:right w:val="none" w:sz="0" w:space="0" w:color="auto"/>
      </w:divBdr>
    </w:div>
    <w:div w:id="1119031246">
      <w:bodyDiv w:val="1"/>
      <w:marLeft w:val="0"/>
      <w:marRight w:val="0"/>
      <w:marTop w:val="0"/>
      <w:marBottom w:val="0"/>
      <w:divBdr>
        <w:top w:val="none" w:sz="0" w:space="0" w:color="auto"/>
        <w:left w:val="none" w:sz="0" w:space="0" w:color="auto"/>
        <w:bottom w:val="none" w:sz="0" w:space="0" w:color="auto"/>
        <w:right w:val="none" w:sz="0" w:space="0" w:color="auto"/>
      </w:divBdr>
    </w:div>
    <w:div w:id="1410232953">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yperlink" Target="https://doi.org/10.1101/2020.12.15.422844" TargetMode="External"/><Relationship Id="rId18" Type="http://schemas.openxmlformats.org/officeDocument/2006/relationships/hyperlink" Target="https://github.com/jenwilson521/Designated-Medical-Event-Pathways" TargetMode="External"/><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numbering" Target="numbering.xml"/><Relationship Id="rId12" Type="http://schemas.openxmlformats.org/officeDocument/2006/relationships/endnotes" Target="endnotes.xml"/><Relationship Id="rId17" Type="http://schemas.microsoft.com/office/2018/08/relationships/commentsExtensible" Target="commentsExtensible.xml"/><Relationship Id="rId25" Type="http://schemas.openxmlformats.org/officeDocument/2006/relationships/header" Target="header2.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oter" Target="footer1.xm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webSettings" Target="webSettings.xm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comments" Target="comments.xml"/><Relationship Id="rId22" Type="http://schemas.openxmlformats.org/officeDocument/2006/relationships/image" Target="media/image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1 6 " ? > < S i m c y p D a t a   x m l n s = " h t t p : / / w w w . s i m c y p . c o m / " >  
     < C h a r t s / >  
     < R e s u l t s T a b l e s / >  
     < I n p u t T a b l e s / >  
 < / S i m c y p D a t a > 
</file>

<file path=customXml/item2.xml><?xml version="1.0" encoding="utf-8"?>
<ct:contentTypeSchema xmlns:ct="http://schemas.microsoft.com/office/2006/metadata/contentType" xmlns:ma="http://schemas.microsoft.com/office/2006/metadata/properties/metaAttributes" ct:_="" ma:_="" ma:contentTypeName="Document" ma:contentTypeID="0x0101001B33F1CDBFD58248A5F76AF076DE4FE2" ma:contentTypeVersion="0" ma:contentTypeDescription="Create a new document." ma:contentTypeScope="" ma:versionID="4a4a82c31b704869b374b03519296d66">
  <xsd:schema xmlns:xsd="http://www.w3.org/2001/XMLSchema" xmlns:xs="http://www.w3.org/2001/XMLSchema" xmlns:p="http://schemas.microsoft.com/office/2006/metadata/properties" xmlns:ns2="c593544c-8bc9-488a-9957-4d59a7b3d015" targetNamespace="http://schemas.microsoft.com/office/2006/metadata/properties" ma:root="true" ma:fieldsID="f735efe3037c15fe5e7164caebe31d49" ns2:_="">
    <xsd:import namespace="c593544c-8bc9-488a-9957-4d59a7b3d015"/>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93544c-8bc9-488a-9957-4d59a7b3d01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p:properties xmlns:p="http://schemas.microsoft.com/office/2006/metadata/properties" xmlns:xsi="http://www.w3.org/2001/XMLSchema-instance" xmlns:pc="http://schemas.microsoft.com/office/infopath/2007/PartnerControls">
  <documentManagement>
    <_dlc_DocId xmlns="c593544c-8bc9-488a-9957-4d59a7b3d015">QHC7UNPNFTHD-784855529-7</_dlc_DocId>
    <_dlc_DocIdUrl xmlns="c593544c-8bc9-488a-9957-4d59a7b3d015">
      <Url>http://my.fda.gov/personal/jielin_sun/_layouts/DocIdRedir.aspx?ID=QHC7UNPNFTHD-784855529-7</Url>
      <Description>QHC7UNPNFTHD-784855529-7</Description>
    </_dlc_DocIdUrl>
  </documentManagement>
</p:properties>
</file>

<file path=customXml/itemProps1.xml><?xml version="1.0" encoding="utf-8"?>
<ds:datastoreItem xmlns:ds="http://schemas.openxmlformats.org/officeDocument/2006/customXml" ds:itemID="{ABF4642C-C101-4187-AF67-72B43CB60FB3}">
  <ds:schemaRefs>
    <ds:schemaRef ds:uri="http://www.simcyp.com/"/>
  </ds:schemaRefs>
</ds:datastoreItem>
</file>

<file path=customXml/itemProps2.xml><?xml version="1.0" encoding="utf-8"?>
<ds:datastoreItem xmlns:ds="http://schemas.openxmlformats.org/officeDocument/2006/customXml" ds:itemID="{DC97044F-E723-4D4D-87BF-0370CEA2F0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93544c-8bc9-488a-9957-4d59a7b3d0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4F625BA-0C8F-415E-BCB4-23A939B86731}">
  <ds:schemaRefs>
    <ds:schemaRef ds:uri="http://schemas.openxmlformats.org/officeDocument/2006/bibliography"/>
  </ds:schemaRefs>
</ds:datastoreItem>
</file>

<file path=customXml/itemProps4.xml><?xml version="1.0" encoding="utf-8"?>
<ds:datastoreItem xmlns:ds="http://schemas.openxmlformats.org/officeDocument/2006/customXml" ds:itemID="{8F65955D-D535-4347-AE09-A7214563413A}">
  <ds:schemaRefs>
    <ds:schemaRef ds:uri="http://schemas.microsoft.com/sharepoint/events"/>
  </ds:schemaRefs>
</ds:datastoreItem>
</file>

<file path=customXml/itemProps5.xml><?xml version="1.0" encoding="utf-8"?>
<ds:datastoreItem xmlns:ds="http://schemas.openxmlformats.org/officeDocument/2006/customXml" ds:itemID="{1E23F68B-831C-497C-9AE5-4CA5CB64ACBD}">
  <ds:schemaRefs>
    <ds:schemaRef ds:uri="http://schemas.microsoft.com/sharepoint/v3/contenttype/forms"/>
  </ds:schemaRefs>
</ds:datastoreItem>
</file>

<file path=customXml/itemProps6.xml><?xml version="1.0" encoding="utf-8"?>
<ds:datastoreItem xmlns:ds="http://schemas.openxmlformats.org/officeDocument/2006/customXml" ds:itemID="{097A9BEC-2FD3-4B44-9111-8A04C6F4C5D5}">
  <ds:schemaRefs>
    <ds:schemaRef ds:uri="http://schemas.microsoft.com/office/2006/metadata/properties"/>
    <ds:schemaRef ds:uri="http://schemas.microsoft.com/office/infopath/2007/PartnerControls"/>
    <ds:schemaRef ds:uri="c593544c-8bc9-488a-9957-4d59a7b3d015"/>
  </ds:schemaRefs>
</ds:datastoreItem>
</file>

<file path=docProps/app.xml><?xml version="1.0" encoding="utf-8"?>
<Properties xmlns="http://schemas.openxmlformats.org/officeDocument/2006/extended-properties" xmlns:vt="http://schemas.openxmlformats.org/officeDocument/2006/docPropsVTypes">
  <Template>Normal.dotm</Template>
  <TotalTime>5005</TotalTime>
  <Pages>13</Pages>
  <Words>6555</Words>
  <Characters>37370</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43838</CharactersWithSpaces>
  <SharedDoc>false</SharedDoc>
  <HLinks>
    <vt:vector size="24" baseType="variant">
      <vt:variant>
        <vt:i4>7077934</vt:i4>
      </vt:variant>
      <vt:variant>
        <vt:i4>9</vt:i4>
      </vt:variant>
      <vt:variant>
        <vt:i4>0</vt:i4>
      </vt:variant>
      <vt:variant>
        <vt:i4>5</vt:i4>
      </vt:variant>
      <vt:variant>
        <vt:lpwstr>http://www.sciencemag.org/about/authors/prep/res/refs.xhtml</vt:lpwstr>
      </vt:variant>
      <vt:variant>
        <vt:lpwstr/>
      </vt:variant>
      <vt:variant>
        <vt:i4>5177356</vt:i4>
      </vt:variant>
      <vt:variant>
        <vt:i4>6</vt:i4>
      </vt:variant>
      <vt:variant>
        <vt:i4>0</vt:i4>
      </vt:variant>
      <vt:variant>
        <vt:i4>5</vt:i4>
      </vt:variant>
      <vt:variant>
        <vt:lpwstr>http://www.tug.org/utilities/texconv/textopc.html</vt:lpwstr>
      </vt:variant>
      <vt:variant>
        <vt:lpwstr/>
      </vt:variant>
      <vt:variant>
        <vt:i4>3801121</vt:i4>
      </vt:variant>
      <vt:variant>
        <vt:i4>3</vt:i4>
      </vt:variant>
      <vt:variant>
        <vt:i4>0</vt:i4>
      </vt:variant>
      <vt:variant>
        <vt:i4>5</vt:i4>
      </vt:variant>
      <vt:variant>
        <vt:lpwstr>http://www.sciencemag.org/site/feature/contribinfo/index.xhtml</vt:lpwstr>
      </vt:variant>
      <vt:variant>
        <vt:lpwstr/>
      </vt:variant>
      <vt:variant>
        <vt:i4>7798821</vt:i4>
      </vt:variant>
      <vt:variant>
        <vt:i4>0</vt:i4>
      </vt:variant>
      <vt:variant>
        <vt:i4>0</vt:i4>
      </vt:variant>
      <vt:variant>
        <vt:i4>5</vt:i4>
      </vt:variant>
      <vt:variant>
        <vt:lpwstr>http://www.submit2science.org/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bhanson</dc:creator>
  <cp:keywords/>
  <dc:description/>
  <cp:lastModifiedBy>Jennifer Lynn Wilson</cp:lastModifiedBy>
  <cp:revision>156</cp:revision>
  <cp:lastPrinted>2018-01-11T21:39:00Z</cp:lastPrinted>
  <dcterms:created xsi:type="dcterms:W3CDTF">2021-01-11T20:54:00Z</dcterms:created>
  <dcterms:modified xsi:type="dcterms:W3CDTF">2021-10-20T16:52:00Z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id="http://www.zotero.org/styles/science-without-titles"/&gt;&lt;format class="21"/&gt;&lt;count citations="26" publications="24"/&gt;&lt;/info&gt;PAPERS2_INFO_END</vt:lpwstr>
  </property>
  <property fmtid="{D5CDD505-2E9C-101B-9397-08002B2CF9AE}" pid="3" name="ContentTypeId">
    <vt:lpwstr>0x0101001B33F1CDBFD58248A5F76AF076DE4FE2</vt:lpwstr>
  </property>
  <property fmtid="{D5CDD505-2E9C-101B-9397-08002B2CF9AE}" pid="4" name="_dlc_DocIdItemGuid">
    <vt:lpwstr>c69ef473-e82a-4c93-b011-1940171b5e72</vt:lpwstr>
  </property>
</Properties>
</file>